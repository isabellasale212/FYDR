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t>Fydr</w:t>
      </w:r>
    </w:p>
    <w:p>
      <w:pPr>
        <w:jc w:val="center"/>
      </w:pPr>
      <w:r>
        <w:rPr>
          <w:b/>
          <w:sz w:val="36"/>
        </w:rPr>
        <w:t>Athlete app build specification</w:t>
      </w:r>
    </w:p>
    <w:p>
      <w:pPr>
        <w:jc w:val="center"/>
      </w:pPr>
      <w:r>
        <w:t>Version 1.0</w:t>
      </w:r>
    </w:p>
    <w:p>
      <w:pPr>
        <w:jc w:val="center"/>
      </w:pPr>
      <w:r>
        <w:t>07 September 2026</w:t>
      </w:r>
    </w:p>
    <w:p>
      <w:pPr>
        <w:jc w:val="center"/>
      </w:pPr>
      <w:r>
        <w:t>The app players use. Responsive web, not iOS.</w:t>
      </w:r>
    </w:p>
    <w:p>
      <w:pPr>
        <w:jc w:val="center"/>
      </w:pPr>
      <w:r>
        <w:t>This document defines what the app is supposed to be.</w:t>
      </w:r>
    </w:p>
    <w:p>
      <w:r>
        <w:br w:type="page"/>
      </w:r>
    </w:p>
    <w:p>
      <w:pPr>
        <w:pStyle w:val="Heading1"/>
      </w:pPr>
      <w:ins w:id="9500" w:author="Claude" w:date="2026-09-08T00:30:00Z">
        <w:r>
          <w:t>Start here: what changed on 8 September 2026, and what to do about it</w:t>
        </w:r>
      </w:ins>
    </w:p>
    <w:p>
      <w:ins w:id="9501" w:author="Claude" w:date="2026-09-08T00:30:00Z">
        <w:r>
          <w:t xml:space="preserve">This page did not exist in the 7 September build. Claude added it on 8 September after a two-pass review of this specification with Isabella, working from the document alone, not the repository. Every change from that review is a tracked change under the author name Claude, findable by searching for that name in Word's revision history. Read this page before anything else in this document, and do the two things below in order.</w:t>
        </w:r>
      </w:ins>
    </w:p>
    <w:p>
      <w:pPr>
        <w:pStyle w:val="Heading2"/>
      </w:pPr>
      <w:ins w:id="9502" w:author="Claude" w:date="2026-09-08T00:30:00Z">
        <w:r>
          <w:t>Step 1. Implement the confirmed decisions below, in this order</w:t>
        </w:r>
      </w:ins>
    </w:p>
    <w:p>
      <w:ins w:id="9503" w:author="Claude" w:date="2026-09-08T00:30:00Z">
        <w:r>
          <w:rPr>
            <w:b/>
          </w:rPr>
          <w:t>1. Q-30, code change required.</w:t>
        </w:r>
        <w:r>
          <w:t xml:space="preserve"> Stand up a transactional email provider and wire it into the existing password reset and invite link flows, which today write the correct rows but send nothing. Push notifications stay out of scope; do not build anything for the wellness, RPE, flag-shared or leaderboard nudges yet. See Appendix A, Q-30, for the full reasoning.</w:t>
        </w:r>
      </w:ins>
      <w:ins w:id="9038" w:author="Claude" w:date="2026-09-08T01:15:00Z">
        <w:r>
          <w:rPr>
            <w:b/>
          </w:rPr>
          <w:t xml:space="preserve"> Updated, 8 September 2026: push moved up too.</w:t>
        </w:r>
        <w:r>
          <w:t xml:space="preserve"> While deciding Q-15, Isabella confirmed the wellness and RPE nudges should be built now. Those are push, so push infrastructure (Expo credentials or equivalent) starts now, alongside email, not staged after it. Build athlete.wellness.nudge and athlete.rpe.nudge into the catalogue with the limits already specified in docs/09-security-and-compliance.md:507. See Appendix A, Q-15 and Q-30.</w:t>
        </w:r>
      </w:ins>
    </w:p>
    <w:p>
      <w:pPr>
        <w:rPr>
          <w:ins w:id="9801" w:author="Claude Code" w:date="2026-09-08T14:05:00Z"/>
        </w:rPr>
      </w:pPr>
      <w:ins w:id="9802" w:author="Claude Code" w:date="2026-09-08T14:05:00Z">
        <w:r>
          <w:rPr>
            <w:b/>
          </w:rPr>
          <w:t xml:space="preserve">Correction to item 1, by Claude Code, 8 September 2026: “Expo credentials” is the wrong mechanism now that native iOS is reversed.</w:t>
        </w:r>
        <w:r>
          <w:t xml:space="preserve"> The decision itself is NOT reopened — the wellness and RPE nudges are still confirmed, with the limits in docs/09-security-and-compliance.md:507. What is wrong is the infrastructure this item names for delivering them. Expo is React Native tooling and only made sense while a native app was being built; that commitment was withdrawn in item 4 the same day. FOR A RESPONSIVE WEB APP THE EQUIVALENT IS WEB PUSH: a service worker plus a VAPID key pair, with subscriptions stored where push_tokens already is. None of it exists yet — there is no service worker, no registration code, no web-push dependency, and nothing in public/ at all. The manifest is the one part already done and correct (src/app/manifest.ts: display standalone, icons, theme colour), so the app is installable today. AND THE CAVEAT THAT DECIDES WHETHER THIS IS WORTH BUILDING AS SCOPED. iOS Safari has supported Web Push since 16.4, but only for a site the athlete has added to their Home Screen, and there is no beforeinstallprompt on Safari so the install cannot be triggered in code. The athlete must open Fydr in Safari, tap Share, choose Add to Home Screen, confirm, and then REOPEN the app from the new icon before it can even ask for notification permission. Miss that last step and the permission request still fails. On iOS the reach without that flow is zero, not merely low. Android and desktop take an ordinary in-browser permission prompt with no install. SO THE SHARE OF ATHLETES REACHABLE IS ENTIRELY THE NON-iOS SHARE, and that number is not known. It cannot be estimated from this build: production holds exactly one auth.signed_in row, one actor, a desktop Mac, because the sign-in audit only started collecting user agents on 8 September. push_tokens holds 43 rows and every one says platform=ios (37 athlete, 6 staff), but no code writes that table — those are seed rows recording the assumption made when the React Native shell was planned, not observed devices. If they do reflect the real expectation then nearly every athlete is on iOS, which would make the install flow the whole feature rather than a caveat on it. HELD PENDING ISABELLA’S DECISION, 8 September 2026. Two ways to get a real number first, neither costing development time: leave the sign-in audit running for a few weeks and read the user agents, which is already happening, or ask a pilot club what their players carry. Do not start push infrastructure until that decision is made — and when it is, restate this item in terms of Web Push and an install flow rather than Expo.</w:t>
        </w:r>
      </w:ins>
    </w:p>
    <w:p>
      <w:ins w:id="9504" w:author="Claude" w:date="2026-09-08T00:30:00Z">
        <w:r>
          <w:rPr>
            <w:b/>
          </w:rPr>
          <w:t>2. Q-02 / DECISION 3, no code change, confirms current behaviour.</w:t>
        </w:r>
        <w:r>
          <w:t xml:space="preserve"> Players do not get self-service account deletion or self-service account creation. This matches what is already built: accounts are staff-created via invite only. Do not build a delete-my-account control. Athlete-facing account actions on /me remain limited to password change and the existing email-linked reset flow. See Appendix A, Q-02.</w:t>
        </w:r>
      </w:ins>
    </w:p>
    <w:p>
      <w:ins w:id="9505" w:author="Claude" w:date="2026-09-08T00:30:00Z">
        <w:r>
          <w:rPr>
            <w:b/>
          </w:rPr>
          <w:t>3. Q-27, no code change, removes a future obligation.</w:t>
        </w:r>
        <w:r>
          <w:t xml:space="preserve"> Section 11 (text scaling, screen reader labels, supported browsers) is struck from every screen specification in this document. Do not treat any UNVERIFIED accessibility line elsewhere in this document as live; they are stale and were removed at the source. See Appendix A, Q-27.</w:t>
        </w:r>
      </w:ins>
    </w:p>
    <w:p>
      <w:ins w:id="9513" w:author="Claude" w:date="2026-09-08T00:55:00Z">
        <w:r>
          <w:rPr>
            <w:b/>
          </w:rPr>
          <w:t>4. Native iOS, committed to, work starts now.</w:t>
        </w:r>
        <w:r>
          <w:t xml:space="preserve"> This reverses the 6 September decision recorded in Stage A0 (Option C, web-only with a forward-looking appendix). Isabella has committed to building a native iOS app to get real Apple Health data, starting now, in parallel with the other pre-launch work. Consequences: the Apple Developer account (Organisation type, needs a D-U-N-S number) is now a real blocker, not a someday item. Appendix E, App Store readiness, stops being hypothetical the moment native work starts; treat every item in it as a real checklist. The three HealthKit usage strings in Appendix E and Q-24 are still only drafts and need to be actually written. Isabella has knowingly accepted an Apple rejection risk on guideline 5.1.1(v): accounts stay staff-provisioned only, with no in-app deletion, despite Apple's account-deletion requirement, see Q-02 for the reasoning. Flag this explicitly in App Store submission notes rather than hoping a reviewer does not ask.</w:t>
        </w:r>
      </w:ins>
      <w:ins w:id="9515" w:author="Claude" w:date="2026-09-08T02:00:00Z">
        <w:r>
          <w:rPr>
            <w:b/>
          </w:rPr>
          <w:t xml:space="preserve"> Corrected by Isabella, 8 September 2026: this was wrong and is reversed.</w:t>
        </w:r>
        <w:r>
          <w:t xml:space="preserve"> Isabella did not intend to commit to native iOS starting now. Stage A0's original position stands: the responsive web app is what gets built, native iOS stays a forward-looking appendix item only, not active work. Do not treat the Apple Developer account as urgent, do not treat Appendix E as a real checklist yet, and see Q-24 below, also reversed. Everything else recorded on this page, the wording decisions, the email and push infrastructure call, and the account-deletion position, stands as written and is unaffected by this correction.</w:t>
        </w:r>
      </w:ins>
    </w:p>
    <w:p>
      <w:ins w:id="9506" w:author="Claude" w:date="2026-09-08T00:30:00Z">
        <w:r>
          <w:rPr>
            <w:b/>
          </w:rPr>
          <w:t>Everything else in Appendix A is still open.</w:t>
        </w:r>
        <w:r>
          <w:t xml:space="preserve"> Q-01, Q-03 through Q-07, Q-15 through Q-26, Q-28 and Q-29 have either a Claude-drafted recommendation awaiting Isabella's confirmation, or nothing at all. Do not build against a recommendation that is not marked confirmed. Search this document for "Confirmed by" or "Decided by Isabella" to find what has actually been agreed as of this page's date.</w:t>
        </w:r>
      </w:ins>
      <w:ins w:id="9514" w:author="Claude" w:date="2026-09-08T01:35:00Z">
        <w:r>
          <w:rPr>
            <w:b/>
          </w:rPr>
          <w:t xml:space="preserve"> Update, 8 September 2026: this is now stale.</w:t>
        </w:r>
        <w:r>
          <w:t xml:space="preserve"> Every DECISION-type item in Parts 1, 3 and 4 has since been confirmed by Isabella, item by item. Only three things remain genuinely open in Appendix A: Q-08 through Q-14, the exact on-screen wording, which needs Isabella with a phone and the running app, not a document review; Q-20, whether the nutrition screen shows a body mass range it should not, which needs Claude Code reading the actual component; and the leaderboard half of Q-29, whether a GPS-based board is possible on a Basic club today, which also needs Claude Code against the live repository. Everything else in this workbook is confirmed. Search for "Confirmed by", "Decided by Isabella" and "Reversed by Isabella" to find each one and its reasoning.</w:t>
        </w:r>
      </w:ins>
    </w:p>
    <w:p>
      <w:pPr>
        <w:rPr>
          <w:ins w:id="9728" w:author="Claude Code" w:date="2026-09-08T13:50:00Z"/>
        </w:rPr>
      </w:pPr>
      <w:ins w:id="9729" w:author="Claude Code" w:date="2026-09-08T13:50:00Z">
        <w:r>
          <w:rPr>
            <w:b/>
          </w:rPr>
          <w:t xml:space="preserve">Update, 8 September 2026, later the same day, by Claude Code against the live repository:</w:t>
        </w:r>
        <w:r>
          <w:t xml:space="preserve"> all nine remaining open items are now closed. Q-08 through Q-14 (the exact on-screen wording), Q-20 and the leaderboard half of Q-29 each carry a new answer row in Appendix A, added as a tracked change under the author name “Claude Code”. Every earlier recommendation and decision in those tables is left untouched as the record of how each was reached. Appendix A now has no open questions. Q-20 is a CLEAN ANSWER, not a leak: /programme/nutrition renders the athlete’s own last recorded weight and a fixed reference weight, never the staff-authored target range. No route under src/app/(athlete) reads body_mass_target_ranges, directly or by import. MET-036’s visibility rule holds and no fix is needed. FIVE THINGS CAME BACK AS GENUINE PROBLEMS rather than clean answers, all small, none blocking, all recorded in full in their own Appendix A rows. (1) Q-29, the real finding: nine GPS metrics are leaderboard-eligible and the STAFF leaderboard screens gate them on tier, but neither athlete board screen does, even though requireAthlete() already fetches the tier. A Basic club’s athletes would see a GPS board with no gate in exactly the two cases the staff view already defends against — a board built while Premium and then downgraded, or a direct insert. Latent, not live: production has one leaderboard, a training metric, on the Premium club, and zero GPS boards on a Basic org. Isabella greenlit the fix on 8 September; it is being built. (2) Q-10, and the same on the session-rating note: this workbook records both comment fields as capped at 1,000 characters, which is the database CHECK, but the application caps both at 500 in two places each. (3) Q-12: the third problem-report category reads “Something else” when filing and “Other” in the list of reports already filed, on the same screen. (4) Q-09: the Today to-do drops “this week” from the question the screen itself asks. (5) Q-13: the question’s premise was wrong — the normal gym logging path has no weight or reps fields at all.</w:t>
        </w:r>
      </w:ins>
    </w:p>
    <w:p>
      <w:pPr>
        <w:pStyle w:val="Heading2"/>
      </w:pPr>
      <w:ins w:id="9507" w:author="Claude" w:date="2026-09-08T00:30:00Z">
        <w:r>
          <w:t>Step 2. After Step 1, run a full reconciliation pass against the live repository</w:t>
        </w:r>
      </w:ins>
    </w:p>
    <w:p>
      <w:ins w:id="9508" w:author="Claude" w:date="2026-09-08T00:30:00Z">
        <w:r>
          <w:t xml:space="preserve">This review was done from the document alone. No file, line number or migration citation in this document was re-checked against the code as it stands after Step 1's changes. Before treating anything else in this document as current:</w:t>
        </w:r>
      </w:ins>
    </w:p>
    <w:p>
      <w:ins w:id="9509" w:author="Claude" w:date="2026-09-08T00:30:00Z">
        <w:r>
          <w:t xml:space="preserve">Re-verify every citation in this document is still accurate, the same way Stage A0 section 11 re-verified its own headline claims on 7 September.</w:t>
        </w:r>
      </w:ins>
    </w:p>
    <w:p>
      <w:ins w:id="9510" w:author="Claude" w:date="2026-09-08T00:30:00Z">
        <w:r>
          <w:t xml:space="preserve">Resolve Q-20: does /programme/nutrition display the body mass target RANGE, not just the daily targets, which would contradict the visibility rule stated for MET-036 on the staff side. Read the actual component, not this document.</w:t>
        </w:r>
      </w:ins>
    </w:p>
    <w:p>
      <w:ins w:id="9511" w:author="Claude" w:date="2026-09-08T00:30:00Z">
        <w:r>
          <w:t xml:space="preserve">Resolve Q-29: whether any figure on My data is GPS-derived, and if so, whether it is visible to an athlete whose club is on the Basic tier, which would leak a Premium feature.</w:t>
        </w:r>
      </w:ins>
    </w:p>
    <w:p>
      <w:ins w:id="9512" w:author="Claude" w:date="2026-09-08T00:30:00Z">
        <w:r>
          <w:t xml:space="preserve">Then, and only then, treat this document as reconciled and move to whichever screens Isabella prioritises next.</w:t>
        </w:r>
      </w:ins>
    </w:p>
    <w:p>
      <w:r>
        <w:br w:type="page"/>
      </w:r>
    </w:p>
    <w:p>
      <w:pPr>
        <w:pStyle w:val="Heading1"/>
      </w:pPr>
      <w:r>
        <w:t>How to read this document</w:t>
      </w:r>
    </w:p>
    <w:p>
      <w:r>
        <w:rPr>
          <w:b/>
        </w:rPr>
        <w:t>This document describes the athlete app that exists.</w:t>
      </w:r>
      <w:r>
        <w:t xml:space="preserve"> It is a responsive web</w:t>
      </w:r>
    </w:p>
    <w:p>
      <w:r>
        <w:t>app, running in a browser, sharing one codebase, one deployment and one Supabase</w:t>
      </w:r>
    </w:p>
    <w:p>
      <w:r>
        <w:t xml:space="preserve">project with the staff app. </w:t>
      </w:r>
      <w:r>
        <w:rPr>
          <w:b/>
        </w:rPr>
        <w:t>There is no iOS app.</w:t>
      </w:r>
      <w:r>
        <w:t xml:space="preserve"> Stage A0 established that and</w:t>
      </w:r>
    </w:p>
    <w:p>
      <w:r>
        <w:t>re-verified it on 7 September 2026.</w:t>
      </w:r>
    </w:p>
    <w:p>
      <w:r>
        <w:rPr>
          <w:b/>
        </w:rPr>
        <w:t>Read the screen specification before changing a screen.</w:t>
      </w:r>
      <w:r>
        <w:t xml:space="preserve"> Each one is written as</w:t>
      </w:r>
    </w:p>
    <w:p>
      <w:r>
        <w:t>a requirement in the present tense, not as a description of what the code happens</w:t>
      </w:r>
    </w:p>
    <w:p>
      <w:r>
        <w:t>to do today.</w:t>
      </w:r>
    </w:p>
    <w:p>
      <w:r>
        <w:rPr>
          <w:b/>
        </w:rPr>
        <w:t>Formulas are not in this document.</w:t>
      </w:r>
      <w:r>
        <w:t xml:space="preserve"> Every number carries a metric ID, and the</w:t>
      </w:r>
    </w:p>
    <w:p>
      <w:r>
        <w:t xml:space="preserve">formula lives once in </w:t>
      </w:r>
      <w:r>
        <w:rPr>
          <w:rFonts w:ascii="Consolas" w:hAnsi="Consolas"/>
          <w:color w:val="333333"/>
          <w:sz w:val="18"/>
        </w:rPr>
        <w:t>docs/metrics.md</w:t>
      </w:r>
      <w:r>
        <w:t>, shared with the staff app. Appendix C</w:t>
      </w:r>
    </w:p>
    <w:p>
      <w:r>
        <w:t>shows every metric both apps display and confirms they compute the same way.</w:t>
      </w:r>
    </w:p>
    <w:p>
      <w:r>
        <w:rPr>
          <w:b/>
        </w:rPr>
        <w:t>Two labels appear throughout and they mean different things.</w:t>
      </w:r>
    </w:p>
    <w:p>
      <w:pPr>
        <w:pStyle w:val="ListBullet"/>
      </w:pPr>
      <w:r>
        <w:rPr>
          <w:b/>
        </w:rPr>
        <w:t>NOT BUILT</w:t>
      </w:r>
      <w:r>
        <w:t xml:space="preserve"> means the behaviour is specified here and no code implements it.</w:t>
      </w:r>
    </w:p>
    <w:p>
      <w:pPr>
        <w:pStyle w:val="ListBullet"/>
      </w:pPr>
      <w:r>
        <w:rPr>
          <w:b/>
        </w:rPr>
        <w:t>UNVERIFIED</w:t>
      </w:r>
      <w:r>
        <w:t xml:space="preserve"> means it could not be traced, and the entry says where the</w:t>
      </w:r>
    </w:p>
    <w:p>
      <w:r>
        <w:t xml:space="preserve">  search looked. It is never a guess presented as a fact.</w:t>
      </w:r>
    </w:p>
    <w:p>
      <w:r>
        <w:rPr>
          <w:b/>
        </w:rPr>
        <w:t>Wording is specified exactly where an athlete types something</w:t>
      </w:r>
      <w:r>
        <w:t>, because the</w:t>
      </w:r>
    </w:p>
    <w:p>
      <w:r>
        <w:t>wording of a question changes what the answer means. All five wellness scales run</w:t>
      </w:r>
    </w:p>
    <w:p>
      <w:r>
        <w:t xml:space="preserve">1 to 5 with </w:t>
      </w:r>
      <w:r>
        <w:rPr>
          <w:b/>
        </w:rPr>
        <w:t>5 as the best answer</w:t>
      </w:r>
      <w:r>
        <w:t>, including soreness, where 5 means no</w:t>
      </w:r>
    </w:p>
    <w:p>
      <w:r>
        <w:t>soreness.</w:t>
      </w:r>
    </w:p>
    <w:p>
      <w:r>
        <w:rPr>
          <w:b/>
        </w:rPr>
        <w:t>Appendix A is the part you fill in.</w:t>
      </w:r>
      <w:r>
        <w:t xml:space="preserve"> Every unknown and every open decision in</w:t>
      </w:r>
    </w:p>
    <w:p>
      <w:r>
        <w:t>this document is collected there as a numbered question, each explained in full</w:t>
      </w:r>
    </w:p>
    <w:p>
      <w:r>
        <w:t>and each followed by a box to write the answer in. Twenty seven of them. They are</w:t>
      </w:r>
    </w:p>
    <w:p>
      <w:r>
        <w:t>ordered so the ones that affect a real person come first, and seven of them can be</w:t>
      </w:r>
    </w:p>
    <w:p>
      <w:r>
        <w:t>answered by opening a screen on a phone and writing down what it says.</w:t>
      </w:r>
    </w:p>
    <w:p>
      <w:r>
        <w:br w:type="page"/>
      </w:r>
    </w:p>
    <w:p>
      <w:pPr>
        <w:pStyle w:val="Heading1"/>
      </w:pPr>
      <w:r>
        <w:t>Contents</w:t>
      </w:r>
    </w:p>
    <w:p>
      <w:r>
        <w:fldChar w:fldCharType="begin"/>
        <w:instrText xml:space="preserve">TOC \o "1-3" \h \z \u</w:instrText>
        <w:fldChar w:fldCharType="separate"/>
        <w:t>Update this field to build</w:t>
        <w:fldChar w:fldCharType="end"/>
      </w:r>
    </w:p>
    <w:p>
      <w:r>
        <w:br w:type="page"/>
      </w:r>
    </w:p>
    <w:p>
      <w:pPr>
        <w:pStyle w:val="Heading1"/>
      </w:pPr>
      <w:r>
        <w:t>Screen specifications</w:t>
      </w:r>
    </w:p>
    <w:p>
      <w:pPr>
        <w:pStyle w:val="Heading2"/>
      </w:pPr>
      <w:r>
        <w:t>Today</w:t>
      </w:r>
    </w:p>
    <w:p>
      <w:pPr>
        <w:pStyle w:val="Heading3"/>
      </w:pPr>
      <w:r>
        <w:t>1. Where it sits</w:t>
      </w:r>
    </w:p>
    <w:p>
      <w:r>
        <w:t xml:space="preserve">Tab 1 of 4. Route </w:t>
      </w:r>
      <w:r>
        <w:rPr>
          <w:rFonts w:ascii="Consolas" w:hAnsi="Consolas"/>
          <w:color w:val="333333"/>
          <w:sz w:val="18"/>
        </w:rPr>
        <w:t>/today</w:t>
      </w:r>
      <w:r>
        <w:t xml:space="preserve">. File </w:t>
      </w:r>
      <w:r>
        <w:rPr>
          <w:rFonts w:ascii="Consolas" w:hAnsi="Consolas"/>
          <w:color w:val="333333"/>
          <w:sz w:val="18"/>
        </w:rPr>
        <w:t>src/app/(athlete)/today/page.tsx</w:t>
      </w:r>
      <w:r>
        <w:t>, 452 lines.</w:t>
      </w:r>
    </w:p>
    <w:p>
      <w:r>
        <w:t>The landing screen after sign in.</w:t>
      </w:r>
    </w:p>
    <w:p>
      <w:pPr>
        <w:pStyle w:val="Heading3"/>
      </w:pPr>
      <w:r>
        <w:t>2. Who reaches it and when</w:t>
      </w:r>
    </w:p>
    <w:p>
      <w:r>
        <w:t>Every athlete, every time they open the app. Base package: there is no tier gate</w:t>
      </w:r>
    </w:p>
    <w:p>
      <w:r>
        <w:t xml:space="preserve">anywhere in the athlete shell. Guarded by </w:t>
      </w:r>
      <w:r>
        <w:rPr>
          <w:rFonts w:ascii="Consolas" w:hAnsi="Consolas"/>
          <w:color w:val="333333"/>
          <w:sz w:val="18"/>
        </w:rPr>
        <w:t>requireAthlete()</w:t>
      </w:r>
      <w:r>
        <w:t>, so a staff member</w:t>
      </w:r>
    </w:p>
    <w:p>
      <w:r>
        <w:t xml:space="preserve">who is not also an athlete is redirected to </w:t>
      </w:r>
      <w:r>
        <w:rPr>
          <w:rFonts w:ascii="Consolas" w:hAnsi="Consolas"/>
          <w:color w:val="333333"/>
          <w:sz w:val="18"/>
        </w:rPr>
        <w:t>/dashboard</w:t>
      </w:r>
      <w:r>
        <w:t>.</w:t>
      </w:r>
    </w:p>
    <w:p>
      <w:pPr>
        <w:pStyle w:val="Heading3"/>
      </w:pPr>
      <w:r>
        <w:t>3. What you see</w:t>
      </w:r>
    </w:p>
    <w:p>
      <w:r>
        <w:t>Top to bottom on a phone:</w:t>
      </w:r>
    </w:p>
    <w:p>
      <w:pPr>
        <w:pStyle w:val="ListNumber"/>
      </w:pPr>
      <w:r>
        <w:rPr>
          <w:b/>
        </w:rPr>
        <w:t>Who you are and what day it is</w:t>
      </w:r>
      <w:r>
        <w:t>, with the matchday label for the week</w:t>
      </w:r>
    </w:p>
    <w:p>
      <w:r>
        <w:t xml:space="preserve">   (</w:t>
      </w:r>
      <w:r>
        <w:rPr>
          <w:rFonts w:ascii="Consolas" w:hAnsi="Consolas"/>
          <w:color w:val="333333"/>
          <w:sz w:val="18"/>
        </w:rPr>
        <w:t>mdLabel</w:t>
      </w:r>
      <w:r>
        <w:t xml:space="preserve">, </w:t>
      </w:r>
      <w:r>
        <w:rPr>
          <w:rFonts w:ascii="Consolas" w:hAnsi="Consolas"/>
          <w:color w:val="333333"/>
          <w:sz w:val="18"/>
        </w:rPr>
        <w:t>mdExplainer</w:t>
      </w:r>
      <w:r>
        <w:t>).</w:t>
      </w:r>
    </w:p>
    <w:p>
      <w:pPr>
        <w:pStyle w:val="ListNumber"/>
      </w:pPr>
      <w:r>
        <w:rPr>
          <w:b/>
        </w:rPr>
        <w:t>What you owe today</w:t>
      </w:r>
      <w:r>
        <w:t>, as a to-do list. This is the screen's real job.</w:t>
      </w:r>
    </w:p>
    <w:p>
      <w:pPr>
        <w:pStyle w:val="ListNumber"/>
      </w:pPr>
      <w:r>
        <w:rPr>
          <w:b/>
        </w:rPr>
        <w:t>What is on today</w:t>
      </w:r>
      <w:r>
        <w:t>, the sessions from the schedule.</w:t>
      </w:r>
    </w:p>
    <w:p>
      <w:pPr>
        <w:pStyle w:val="ListNumber"/>
      </w:pPr>
      <w:r>
        <w:rPr>
          <w:b/>
        </w:rPr>
        <w:t>What the club is working towards</w:t>
      </w:r>
      <w:r>
        <w:t>, the next fixture (</w:t>
      </w:r>
      <w:r>
        <w:rPr>
          <w:rFonts w:ascii="Consolas" w:hAnsi="Consolas"/>
          <w:color w:val="333333"/>
          <w:sz w:val="18"/>
        </w:rPr>
        <w:t>fetchNextFixture</w:t>
      </w:r>
      <w:r>
        <w:t>).</w:t>
      </w:r>
    </w:p>
    <w:p>
      <w:r>
        <w:rPr>
          <w:b/>
        </w:rPr>
        <w:t>Above the fold: the to-do list.</w:t>
      </w:r>
      <w:r>
        <w:t xml:space="preserve"> Everything else can be scrolled to.</w:t>
      </w:r>
    </w:p>
    <w:p>
      <w:pPr>
        <w:pStyle w:val="Heading3"/>
      </w:pPr>
      <w:r>
        <w:t>4. What the athlete enters here</w:t>
      </w:r>
    </w:p>
    <w:p>
      <w:r>
        <w:rPr>
          <w:b/>
        </w:rPr>
        <w:t>Nothing.</w:t>
      </w:r>
      <w:r>
        <w:t xml:space="preserve"> Today is a dispatcher, not a form. Each to-do item carries its own</w:t>
      </w:r>
    </w:p>
    <w:p>
      <w:r>
        <w:t>destination (</w:t>
      </w:r>
      <w:r>
        <w:rPr>
          <w:rFonts w:ascii="Consolas" w:hAnsi="Consolas"/>
          <w:color w:val="333333"/>
          <w:sz w:val="18"/>
        </w:rPr>
        <w:t>today/page.tsx:123</w:t>
      </w:r>
      <w:r>
        <w:t>) and the entry happens on the screen it opens.</w:t>
      </w:r>
    </w:p>
    <w:p>
      <w:pPr>
        <w:pStyle w:val="Heading3"/>
      </w:pPr>
      <w:r>
        <w:t>5. Every number shown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Metric ID</w:t>
            </w:r>
          </w:p>
        </w:tc>
        <w:tc>
          <w:tcPr>
            <w:tcW w:type="dxa" w:w="1728"/>
          </w:tcPr>
          <w:p>
            <w:r>
              <w:rPr>
                <w:b/>
              </w:rPr>
              <w:t>Label on screen</w:t>
            </w:r>
          </w:p>
        </w:tc>
        <w:tc>
          <w:tcPr>
            <w:tcW w:type="dxa" w:w="1728"/>
          </w:tcPr>
          <w:p>
            <w:r>
              <w:rPr>
                <w:b/>
              </w:rPr>
              <w:t>Meaning</w:t>
            </w:r>
          </w:p>
        </w:tc>
        <w:tc>
          <w:tcPr>
            <w:tcW w:type="dxa" w:w="1728"/>
          </w:tcPr>
          <w:p>
            <w:r>
              <w:rPr>
                <w:b/>
              </w:rPr>
              <w:t>Window</w:t>
            </w:r>
          </w:p>
        </w:tc>
        <w:tc>
          <w:tcPr>
            <w:tcW w:type="dxa" w:w="1728"/>
          </w:tcPr>
          <w:p>
            <w:r>
              <w:rPr>
                <w:b/>
              </w:rPr>
              <w:t>When missing</w:t>
            </w:r>
          </w:p>
        </w:tc>
      </w:tr>
      <w:tr>
        <w:tc>
          <w:tcPr>
            <w:tcW w:type="dxa" w:w="1728"/>
          </w:tcPr>
          <w:p>
            <w:r>
              <w:t>MET-014</w:t>
            </w:r>
          </w:p>
        </w:tc>
        <w:tc>
          <w:tcPr>
            <w:tcW w:type="dxa" w:w="1728"/>
          </w:tcPr>
          <w:p>
            <w:r>
              <w:t>The MD label, for example MD-2</w:t>
            </w:r>
          </w:p>
        </w:tc>
        <w:tc>
          <w:tcPr>
            <w:tcW w:type="dxa" w:w="1728"/>
          </w:tcPr>
          <w:p>
            <w:r>
              <w:t>How many days until the next match</w:t>
            </w:r>
          </w:p>
        </w:tc>
        <w:tc>
          <w:tcPr>
            <w:tcW w:type="dxa" w:w="1728"/>
          </w:tcPr>
          <w:p>
            <w:r>
              <w:t>The week</w:t>
            </w:r>
          </w:p>
        </w:tc>
        <w:tc>
          <w:tcPr>
            <w:tcW w:type="dxa" w:w="1728"/>
          </w:tcPr>
          <w:p>
            <w:r>
              <w:t>No fixture, no label</w:t>
            </w:r>
          </w:p>
        </w:tc>
      </w:tr>
      <w:tr>
        <w:tc>
          <w:tcPr>
            <w:tcW w:type="dxa" w:w="1728"/>
          </w:tcPr>
          <w:p>
            <w:r>
              <w:t>MET-024</w:t>
            </w:r>
          </w:p>
        </w:tc>
        <w:tc>
          <w:tcPr>
            <w:tcW w:type="dxa" w:w="1728"/>
          </w:tcPr>
          <w:p>
            <w:r>
              <w:t>Session times and durations</w:t>
            </w:r>
          </w:p>
        </w:tc>
        <w:tc>
          <w:tcPr>
            <w:tcW w:type="dxa" w:w="1728"/>
          </w:tcPr>
          <w:p>
            <w:r>
              <w:t>What is scheduled today</w:t>
            </w:r>
          </w:p>
        </w:tc>
        <w:tc>
          <w:tcPr>
            <w:tcW w:type="dxa" w:w="1728"/>
          </w:tcPr>
          <w:p>
            <w:r>
              <w:t>Today</w:t>
            </w:r>
          </w:p>
        </w:tc>
        <w:tc>
          <w:tcPr>
            <w:tcW w:type="dxa" w:w="1728"/>
          </w:tcPr>
          <w:p>
            <w:r>
              <w:t>"Nothing scheduled"</w:t>
            </w:r>
          </w:p>
        </w:tc>
      </w:tr>
    </w:tbl>
    <w:p/>
    <w:p>
      <w:r>
        <w:t xml:space="preserve">Formulas live in </w:t>
      </w:r>
      <w:r>
        <w:rPr>
          <w:rFonts w:ascii="Consolas" w:hAnsi="Consolas"/>
          <w:color w:val="333333"/>
          <w:sz w:val="18"/>
        </w:rPr>
        <w:t>docs/metrics.md</w:t>
      </w:r>
      <w:r>
        <w:t>.</w:t>
      </w:r>
    </w:p>
    <w:p>
      <w:pPr>
        <w:pStyle w:val="Heading3"/>
      </w:pPr>
      <w:r>
        <w:t>6. Every thing you can act 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Element</w:t>
            </w:r>
          </w:p>
        </w:tc>
        <w:tc>
          <w:tcPr>
            <w:tcW w:type="dxa" w:w="1234"/>
          </w:tcPr>
          <w:p>
            <w:r>
              <w:rPr>
                <w:b/>
              </w:rPr>
              <w:t>Where</w:t>
            </w:r>
          </w:p>
        </w:tc>
        <w:tc>
          <w:tcPr>
            <w:tcW w:type="dxa" w:w="1234"/>
          </w:tcPr>
          <w:p>
            <w:r>
              <w:rPr>
                <w:b/>
              </w:rPr>
              <w:t>What happens</w:t>
            </w:r>
          </w:p>
        </w:tc>
        <w:tc>
          <w:tcPr>
            <w:tcW w:type="dxa" w:w="1234"/>
          </w:tcPr>
          <w:p>
            <w:r>
              <w:rPr>
                <w:b/>
              </w:rPr>
              <w:t>Takes you to</w:t>
            </w:r>
          </w:p>
        </w:tc>
        <w:tc>
          <w:tcPr>
            <w:tcW w:type="dxa" w:w="1234"/>
          </w:tcPr>
          <w:p>
            <w:r>
              <w:rPr>
                <w:b/>
              </w:rPr>
              <w:t>Writes</w:t>
            </w:r>
          </w:p>
        </w:tc>
        <w:tc>
          <w:tcPr>
            <w:tcW w:type="dxa" w:w="1234"/>
          </w:tcPr>
          <w:p>
            <w:r>
              <w:rPr>
                <w:b/>
              </w:rPr>
              <w:t>Confirm</w:t>
            </w:r>
          </w:p>
        </w:tc>
        <w:tc>
          <w:tcPr>
            <w:tcW w:type="dxa" w:w="1234"/>
          </w:tcPr>
          <w:p>
            <w:r>
              <w:rPr>
                <w:b/>
              </w:rPr>
              <w:t>Hidden when</w:t>
            </w:r>
          </w:p>
        </w:tc>
      </w:tr>
      <w:tr>
        <w:tc>
          <w:tcPr>
            <w:tcW w:type="dxa" w:w="1234"/>
          </w:tcPr>
          <w:p>
            <w:r>
              <w:t>A to-do item</w:t>
            </w:r>
          </w:p>
        </w:tc>
        <w:tc>
          <w:tcPr>
            <w:tcW w:type="dxa" w:w="1234"/>
          </w:tcPr>
          <w:p>
            <w:r>
              <w:t>The list</w:t>
            </w:r>
          </w:p>
        </w:tc>
        <w:tc>
          <w:tcPr>
            <w:tcW w:type="dxa" w:w="1234"/>
          </w:tcPr>
          <w:p>
            <w:r>
              <w:t>Opens the entry screen for that item</w:t>
            </w:r>
          </w:p>
        </w:tc>
        <w:tc>
          <w:tcPr>
            <w:tcW w:type="dxa" w:w="1234"/>
          </w:tcPr>
          <w:p>
            <w:r>
              <w:rPr>
                <w:rFonts w:ascii="Consolas" w:hAnsi="Consolas"/>
                <w:color w:val="333333"/>
                <w:sz w:val="18"/>
              </w:rPr>
              <w:t>/check-in</w:t>
            </w:r>
            <w:r>
              <w:t xml:space="preserve">, </w:t>
            </w:r>
            <w:r>
              <w:rPr>
                <w:rFonts w:ascii="Consolas" w:hAnsi="Consolas"/>
                <w:color w:val="333333"/>
                <w:sz w:val="18"/>
              </w:rPr>
              <w:t>/rpe/[id]</w:t>
            </w:r>
            <w:r>
              <w:t xml:space="preserve">, </w:t>
            </w:r>
            <w:r>
              <w:rPr>
                <w:rFonts w:ascii="Consolas" w:hAnsi="Consolas"/>
                <w:color w:val="333333"/>
                <w:sz w:val="18"/>
              </w:rPr>
              <w:t>/nutrition-check-in</w:t>
            </w:r>
            <w:r>
              <w:t xml:space="preserve">, </w:t>
            </w:r>
            <w:r>
              <w:rPr>
                <w:rFonts w:ascii="Consolas" w:hAnsi="Consolas"/>
                <w:color w:val="333333"/>
                <w:sz w:val="18"/>
              </w:rPr>
              <w:t>/gym/[id]</w:t>
            </w:r>
          </w:p>
        </w:tc>
        <w:tc>
          <w:tcPr>
            <w:tcW w:type="dxa" w:w="1234"/>
          </w:tcPr>
          <w:p>
            <w:r>
              <w:t>nothing</w:t>
            </w:r>
          </w:p>
        </w:tc>
        <w:tc>
          <w:tcPr>
            <w:tcW w:type="dxa" w:w="1234"/>
          </w:tcPr>
          <w:p>
            <w:r>
              <w:t>no</w:t>
            </w:r>
          </w:p>
        </w:tc>
        <w:tc>
          <w:tcPr>
            <w:tcW w:type="dxa" w:w="1234"/>
          </w:tcPr>
          <w:p>
            <w:r>
              <w:t>the item is not owed</w:t>
            </w:r>
          </w:p>
        </w:tc>
      </w:tr>
      <w:tr>
        <w:tc>
          <w:tcPr>
            <w:tcW w:type="dxa" w:w="1234"/>
          </w:tcPr>
          <w:p>
            <w:r>
              <w:t>Report a problem</w:t>
            </w:r>
          </w:p>
        </w:tc>
        <w:tc>
          <w:tcPr>
            <w:tcW w:type="dxa" w:w="1234"/>
          </w:tcPr>
          <w:p>
            <w:r>
              <w:t>Below the list</w:t>
            </w:r>
          </w:p>
        </w:tc>
        <w:tc>
          <w:tcPr>
            <w:tcW w:type="dxa" w:w="1234"/>
          </w:tcPr>
          <w:p>
            <w:r>
              <w:t>Opens the problem form</w:t>
            </w:r>
          </w:p>
        </w:tc>
        <w:tc>
          <w:tcPr>
            <w:tcW w:type="dxa" w:w="1234"/>
          </w:tcPr>
          <w:p>
            <w:r>
              <w:rPr>
                <w:rFonts w:ascii="Consolas" w:hAnsi="Consolas"/>
                <w:color w:val="333333"/>
                <w:sz w:val="18"/>
              </w:rPr>
              <w:t>/report-problem</w:t>
            </w:r>
          </w:p>
        </w:tc>
        <w:tc>
          <w:tcPr>
            <w:tcW w:type="dxa" w:w="1234"/>
          </w:tcPr>
          <w:p>
            <w:r>
              <w:t>nothing</w:t>
            </w:r>
          </w:p>
        </w:tc>
        <w:tc>
          <w:tcPr>
            <w:tcW w:type="dxa" w:w="1234"/>
          </w:tcPr>
          <w:p>
            <w:r>
              <w:t>no</w:t>
            </w:r>
          </w:p>
        </w:tc>
        <w:tc>
          <w:tcPr>
            <w:tcW w:type="dxa" w:w="1234"/>
          </w:tcPr>
          <w:p>
            <w:r>
              <w:t>never</w:t>
            </w:r>
          </w:p>
        </w:tc>
      </w:tr>
      <w:tr>
        <w:tc>
          <w:tcPr>
            <w:tcW w:type="dxa" w:w="1234"/>
          </w:tcPr>
          <w:p>
            <w:r>
              <w:t>Tab bar</w:t>
            </w:r>
          </w:p>
        </w:tc>
        <w:tc>
          <w:tcPr>
            <w:tcW w:type="dxa" w:w="1234"/>
          </w:tcPr>
          <w:p>
            <w:r>
              <w:t>Fixed, bottom</w:t>
            </w:r>
          </w:p>
        </w:tc>
        <w:tc>
          <w:tcPr>
            <w:tcW w:type="dxa" w:w="1234"/>
          </w:tcPr>
          <w:p>
            <w:r>
              <w:t>Switches tab</w:t>
            </w:r>
          </w:p>
        </w:tc>
        <w:tc>
          <w:tcPr>
            <w:tcW w:type="dxa" w:w="1234"/>
          </w:tcPr>
          <w:p>
            <w:r>
              <w:t>the tab</w:t>
            </w:r>
          </w:p>
        </w:tc>
        <w:tc>
          <w:tcPr>
            <w:tcW w:type="dxa" w:w="1234"/>
          </w:tcPr>
          <w:p>
            <w:r>
              <w:t>nothing</w:t>
            </w:r>
          </w:p>
        </w:tc>
        <w:tc>
          <w:tcPr>
            <w:tcW w:type="dxa" w:w="1234"/>
          </w:tcPr>
          <w:p>
            <w:r>
              <w:t>no</w:t>
            </w:r>
          </w:p>
        </w:tc>
        <w:tc>
          <w:tcPr>
            <w:tcW w:type="dxa" w:w="1234"/>
          </w:tcPr>
          <w:p>
            <w:r>
              <w:t>never</w:t>
            </w:r>
          </w:p>
        </w:tc>
      </w:tr>
    </w:tbl>
    <w:p/>
    <w:p>
      <w:r>
        <w:rPr>
          <w:b/>
        </w:rPr>
        <w:t>Gestures.</w:t>
      </w:r>
      <w:r>
        <w:t xml:space="preserve"> UNVERIFIED: no pull to refresh, swipe or long press found.</w:t>
      </w:r>
    </w:p>
    <w:p>
      <w:pPr>
        <w:pStyle w:val="Heading3"/>
      </w:pPr>
      <w:r>
        <w:t>7. Offline and sync</w:t>
      </w:r>
    </w:p>
    <w:p>
      <w:r>
        <w:t>Today shows what is owed and stores nothing itself. The entries it dispatches to are saved on the phone first and sent when there is signal</w:t>
      </w:r>
    </w:p>
    <w:p>
      <w:r>
        <w:t>(</w:t>
      </w:r>
      <w:r>
        <w:rPr>
          <w:rFonts w:ascii="Consolas" w:hAnsi="Consolas"/>
          <w:color w:val="333333"/>
          <w:sz w:val="18"/>
        </w:rPr>
        <w:t>src/lib/outbox.ts</w:t>
      </w:r>
      <w:r>
        <w:t>). Its own header states the rule: an athlete standing in a</w:t>
      </w:r>
    </w:p>
    <w:p>
      <w:r>
        <w:t>gym with no bars must never be shown a network error for something they have</w:t>
      </w:r>
    </w:p>
    <w:p>
      <w:r>
        <w:t>already done.</w:t>
      </w:r>
    </w:p>
    <w:p>
      <w:pPr>
        <w:pStyle w:val="ListBullet"/>
      </w:pPr>
      <w:r>
        <w:rPr>
          <w:b/>
        </w:rPr>
        <w:t>Queued in `localStorage`</w:t>
      </w:r>
      <w:r>
        <w:t>, one key per domain.</w:t>
      </w:r>
    </w:p>
    <w:p>
      <w:pPr>
        <w:pStyle w:val="ListBullet"/>
      </w:pPr>
      <w:r>
        <w:rPr>
          <w:b/>
        </w:rPr>
        <w:t>Retried on the next load</w:t>
      </w:r>
      <w:r>
        <w:t xml:space="preserve"> of the app.</w:t>
      </w:r>
    </w:p>
    <w:p>
      <w:pPr>
        <w:pStyle w:val="ListBullet"/>
      </w:pPr>
      <w:r>
        <w:rPr>
          <w:b/>
        </w:rPr>
        <w:t>If the app is closed before sync completes</w:t>
      </w:r>
      <w:r>
        <w:t>, the entry is still in the queue</w:t>
      </w:r>
    </w:p>
    <w:p>
      <w:r>
        <w:t xml:space="preserve">  and goes on the next open.</w:t>
      </w:r>
    </w:p>
    <w:p>
      <w:r>
        <w:rPr>
          <w:b/>
        </w:rPr>
        <w:t>UNVERIFIED: what the athlete sees while an entry is queued</w:t>
      </w:r>
      <w:r>
        <w:t>, and what happens</w:t>
      </w:r>
    </w:p>
    <w:p>
      <w:r>
        <w:t>if the same day is submitted twice from two devices. Looked in</w:t>
      </w:r>
    </w:p>
    <w:p>
      <w:r>
        <w:rPr>
          <w:rFonts w:ascii="Consolas" w:hAnsi="Consolas"/>
          <w:color w:val="333333"/>
          <w:sz w:val="18"/>
        </w:rPr>
        <w:t>src/lib/outbox.ts</w:t>
      </w:r>
      <w:r>
        <w:t xml:space="preserve"> and the screen's own component.</w:t>
      </w:r>
    </w:p>
    <w:p>
      <w:pPr>
        <w:pStyle w:val="Heading3"/>
      </w:pPr>
      <w:r>
        <w:t>8. Notifications</w:t>
      </w:r>
    </w:p>
    <w:p>
      <w:r>
        <w:rPr>
          <w:rFonts w:ascii="Consolas" w:hAnsi="Consolas"/>
          <w:color w:val="333333"/>
          <w:sz w:val="18"/>
        </w:rPr>
        <w:t>docs/09-security-and-compliance.md:507</w:t>
      </w:r>
      <w:r>
        <w:t xml:space="preserve"> names </w:t>
      </w:r>
      <w:r>
        <w:rPr>
          <w:rFonts w:ascii="Consolas" w:hAnsi="Consolas"/>
          <w:color w:val="333333"/>
          <w:sz w:val="18"/>
        </w:rPr>
        <w:t>athlete.wellness.nudge</w:t>
      </w:r>
      <w:r>
        <w:t xml:space="preserve"> and</w:t>
      </w:r>
    </w:p>
    <w:p>
      <w:r>
        <w:rPr>
          <w:rFonts w:ascii="Consolas" w:hAnsi="Consolas"/>
          <w:color w:val="333333"/>
          <w:sz w:val="18"/>
        </w:rPr>
        <w:t>athlete.rpe.nudge</w:t>
      </w:r>
      <w:r>
        <w:t xml:space="preserve"> and caps them: one per entry, one per day, three per rolling</w:t>
      </w:r>
    </w:p>
    <w:p>
      <w:r>
        <w:t>week, stopping after three consecutive missed days, and no guilt or streak</w:t>
      </w:r>
    </w:p>
    <w:p>
      <w:r>
        <w:t xml:space="preserve">language. </w:t>
      </w:r>
      <w:r>
        <w:rPr>
          <w:b/>
        </w:rPr>
        <w:t>Tighter limits are specified for under 18s and NOT BUILT.</w:t>
      </w:r>
    </w:p>
    <w:p>
      <w:r>
        <w:t>**UNVERIFIED: the exact copy, the send time, the timezone, and which screen each</w:t>
      </w:r>
    </w:p>
    <w:p>
      <w:r>
        <w:t>opens.** DECISION 12.</w:t>
      </w:r>
    </w:p>
    <w:p>
      <w:pPr>
        <w:pStyle w:val="Heading3"/>
      </w:pPr>
      <w:r>
        <w:t>9. Permissions</w:t>
      </w:r>
    </w:p>
    <w:p>
      <w:r>
        <w:t>None required. Push notification permission would be required by whatever sends</w:t>
      </w:r>
    </w:p>
    <w:p>
      <w:r>
        <w:t>the nudges above, and that could not be located.</w:t>
      </w:r>
    </w:p>
    <w:p>
      <w:pPr>
        <w:pStyle w:val="Heading3"/>
      </w:pPr>
      <w:r>
        <w:t>10. States</w:t>
      </w:r>
    </w:p>
    <w:p>
      <w:r>
        <w:t>Loading, empty (nothing owed and nothing scheduled), error, offline, no squad,</w:t>
      </w:r>
    </w:p>
    <w:p>
      <w:r>
        <w:t xml:space="preserve">first run with no history. </w:t>
      </w:r>
      <w:r>
        <w:rPr>
          <w:b/>
        </w:rPr>
        <w:t>UNVERIFIED: which of these are distinctly designed.</w:t>
      </w:r>
    </w:p>
    <w:p>
      <w:pPr>
        <w:pStyle w:val="Heading3"/>
      </w:pPr>
      <w:r>
        <w:t>11. Accessibility and device</w:t>
      </w:r>
    </w:p>
    <w:p>
      <w:r>
        <w:t>Stage A0 recorded the decision to translate this section for a web app rather</w:t>
      </w:r>
    </w:p>
    <w:p>
      <w:r>
        <w:t>than drop it.</w:t>
      </w:r>
    </w:p>
    <w:p>
      <w:pPr>
        <w:pStyle w:val="ListBullet"/>
      </w:pPr>
      <w:r>
        <w:rPr>
          <w:b/>
        </w:rPr>
        <w:t>Text scaling.</w:t>
      </w:r>
      <w:r>
        <w:t xml:space="preserve"> UNVERIFIED: no test at 200 percent browser zoom.</w:t>
      </w:r>
    </w:p>
    <w:p>
      <w:pPr>
        <w:pStyle w:val="ListBullet"/>
      </w:pPr>
      <w:r>
        <w:rPr>
          <w:b/>
        </w:rPr>
        <w:t>Screen reader.</w:t>
      </w:r>
      <w:r>
        <w:t xml:space="preserve"> UNVERIFIED per element.</w:t>
      </w:r>
    </w:p>
    <w:p>
      <w:pPr>
        <w:pStyle w:val="ListBullet"/>
      </w:pPr>
      <w:r>
        <w:rPr>
          <w:b/>
        </w:rPr>
        <w:t>Supported browsers.</w:t>
      </w:r>
      <w:r>
        <w:t xml:space="preserve"> UNVERIFIED: no browser support policy found.</w:t>
      </w:r>
    </w:p>
    <w:p>
      <w:pPr>
        <w:pStyle w:val="ListBullet"/>
      </w:pPr>
      <w:r>
        <w:rPr>
          <w:b/>
        </w:rPr>
        <w:t>Thumb reach.</w:t>
      </w:r>
      <w:r>
        <w:t xml:space="preserve"> The primary action sits at the bottom of the screen on the</w:t>
      </w:r>
    </w:p>
    <w:p>
      <w:r>
        <w:t xml:space="preserve">  entry forms, which is the reachable third on a phone.</w:t>
      </w:r>
    </w:p>
    <w:p>
      <w:pPr>
        <w:pStyle w:val="Heading3"/>
      </w:pPr>
      <w:r>
        <w:t>12. Open issues</w:t>
      </w:r>
    </w:p>
    <w:p>
      <w:pPr>
        <w:pStyle w:val="ListBullet"/>
      </w:pPr>
      <w:r>
        <w:rPr>
          <w:b/>
        </w:rPr>
        <w:t>UNVERIFIED:</w:t>
      </w:r>
      <w:r>
        <w:t xml:space="preserve"> notification copy and timing. DECISION 12.</w:t>
      </w:r>
    </w:p>
    <w:p>
      <w:pPr>
        <w:pStyle w:val="ListBullet"/>
      </w:pPr>
      <w:r>
        <w:rPr>
          <w:b/>
        </w:rPr>
        <w:t>UNVERIFIED:</w:t>
      </w:r>
      <w:r>
        <w:t xml:space="preserve"> whether Today tells an athlete they are unavailable. DECISION 8.</w:t>
      </w:r>
    </w:p>
    <w:p>
      <w:pPr>
        <w:pStyle w:val="ListBullet"/>
      </w:pPr>
      <w:r>
        <w:t>Deep links to Today survive sign out; eight other athlete screens do not.</w:t>
      </w:r>
    </w:p>
    <w:p>
      <w:r>
        <w:t xml:space="preserve">  DECISION 1.</w:t>
      </w:r>
    </w:p>
    <w:p>
      <w:r>
        <w:br w:type="page"/>
      </w:r>
    </w:p>
    <w:p>
      <w:pPr>
        <w:pStyle w:val="Heading2"/>
      </w:pPr>
      <w:r>
        <w:t>Morning check-in</w:t>
      </w:r>
    </w:p>
    <w:p>
      <w:pPr>
        <w:pStyle w:val="Heading3"/>
      </w:pPr>
      <w:r>
        <w:t>1. Where it sits</w:t>
      </w:r>
    </w:p>
    <w:p>
      <w:r>
        <w:t xml:space="preserve">Reached from a to-do item on Today. Route </w:t>
      </w:r>
      <w:r>
        <w:rPr>
          <w:rFonts w:ascii="Consolas" w:hAnsi="Consolas"/>
          <w:color w:val="333333"/>
          <w:sz w:val="18"/>
        </w:rPr>
        <w:t>/check-in</w:t>
      </w:r>
      <w:r>
        <w:t>. File</w:t>
      </w:r>
    </w:p>
    <w:p>
      <w:r>
        <w:rPr>
          <w:rFonts w:ascii="Consolas" w:hAnsi="Consolas"/>
          <w:color w:val="333333"/>
          <w:sz w:val="18"/>
        </w:rPr>
        <w:t>src/app/(athlete)/check-in/page.tsx</w:t>
      </w:r>
      <w:r>
        <w:t>, 134 lines. Form component</w:t>
      </w:r>
    </w:p>
    <w:p>
      <w:r>
        <w:rPr>
          <w:rFonts w:ascii="Consolas" w:hAnsi="Consolas"/>
          <w:color w:val="333333"/>
          <w:sz w:val="18"/>
        </w:rPr>
        <w:t>src/components/CheckInForm/CheckInForm.tsx</w:t>
      </w:r>
      <w:r>
        <w:t>.</w:t>
      </w:r>
    </w:p>
    <w:p>
      <w:pPr>
        <w:pStyle w:val="Heading3"/>
      </w:pPr>
      <w:r>
        <w:t>2. Who reaches it and when</w:t>
      </w:r>
    </w:p>
    <w:p>
      <w:r>
        <w:t>Every athlete, once a day, when the check in is owed. Also reachable as</w:t>
      </w:r>
    </w:p>
    <w:p>
      <w:r>
        <w:rPr>
          <w:rFonts w:ascii="Consolas" w:hAnsi="Consolas"/>
          <w:color w:val="333333"/>
          <w:sz w:val="18"/>
        </w:rPr>
        <w:t>/check-in?date=...</w:t>
      </w:r>
      <w:r>
        <w:t xml:space="preserve"> from My data to look at a past day. **A date with no entry</w:t>
      </w:r>
    </w:p>
    <w:p>
      <w:r>
        <w:t>does not open a backdated form**: the parameter only narrows which existing entry</w:t>
      </w:r>
    </w:p>
    <w:p>
      <w:r>
        <w:t>is shown.</w:t>
      </w:r>
    </w:p>
    <w:p>
      <w:pPr>
        <w:pStyle w:val="Heading3"/>
      </w:pPr>
      <w:r>
        <w:t>3. What you see</w:t>
      </w:r>
    </w:p>
    <w:p>
      <w:r>
        <w:t>The five scales, one under another, each with both end labels always visible. A</w:t>
      </w:r>
    </w:p>
    <w:p>
      <w:r>
        <w:t>sleep hours stepper above them. A submit button at the bottom.</w:t>
      </w:r>
    </w:p>
    <w:p>
      <w:r>
        <w:t>**If today is already submitted, you see an "Already submitted" card instead of a</w:t>
      </w:r>
    </w:p>
    <w:p>
      <w:r>
        <w:t>form**, telling you what to do if it is wrong.</w:t>
      </w:r>
    </w:p>
    <w:p>
      <w:pPr>
        <w:pStyle w:val="Heading3"/>
      </w:pPr>
      <w:r>
        <w:t>4. What the athlete enters here</w:t>
      </w:r>
    </w:p>
    <w:p>
      <w:r>
        <w:rPr>
          <w:b/>
        </w:rPr>
        <w:t>This is the most important table in the athlete specification.</w:t>
      </w:r>
      <w:r>
        <w:t xml:space="preserve"> Wording is</w:t>
      </w:r>
    </w:p>
    <w:p>
      <w:r>
        <w:t xml:space="preserve">taken verbatim from </w:t>
      </w:r>
      <w:r>
        <w:rPr>
          <w:rFonts w:ascii="Consolas" w:hAnsi="Consolas"/>
          <w:color w:val="333333"/>
          <w:sz w:val="18"/>
        </w:rPr>
        <w:t>src/lib/validation/wellness.ts:44</w:t>
      </w:r>
      <w:r>
        <w:t>.</w:t>
      </w:r>
    </w:p>
    <w:p>
      <w:r>
        <w:t>**All five scales run 1 to 5 with 5 as the best answer, including soreness, where</w:t>
      </w:r>
    </w:p>
    <w:p>
      <w:r>
        <w:t>5 means no soreness.** Nothing is reversed. Both ends are always labelled, because</w:t>
      </w:r>
    </w:p>
    <w:p>
      <w:r>
        <w:t>the code's own comment says "5 = no soreness" is counter intuitive and an</w:t>
      </w:r>
    </w:p>
    <w:p>
      <w:r>
        <w:t>unlabelled scale is a guess.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Field</w:t>
            </w:r>
          </w:p>
        </w:tc>
        <w:tc>
          <w:tcPr>
            <w:tcW w:type="dxa" w:w="1080"/>
          </w:tcPr>
          <w:p>
            <w:r>
              <w:rPr>
                <w:b/>
              </w:rPr>
              <w:t>As worded on screen</w:t>
            </w:r>
          </w:p>
        </w:tc>
        <w:tc>
          <w:tcPr>
            <w:tcW w:type="dxa" w:w="1080"/>
          </w:tcPr>
          <w:p>
            <w:r>
              <w:rPr>
                <w:b/>
              </w:rPr>
              <w:t>Type and range</w:t>
            </w:r>
          </w:p>
        </w:tc>
        <w:tc>
          <w:tcPr>
            <w:tcW w:type="dxa" w:w="1080"/>
          </w:tcPr>
          <w:p>
            <w:r>
              <w:rPr>
                <w:b/>
              </w:rPr>
              <w:t>Validation</w:t>
            </w:r>
          </w:p>
        </w:tc>
        <w:tc>
          <w:tcPr>
            <w:tcW w:type="dxa" w:w="1080"/>
          </w:tcPr>
          <w:p>
            <w:r>
              <w:rPr>
                <w:b/>
              </w:rPr>
              <w:t>On invalid</w:t>
            </w:r>
          </w:p>
        </w:tc>
        <w:tc>
          <w:tcPr>
            <w:tcW w:type="dxa" w:w="1080"/>
          </w:tcPr>
          <w:p>
            <w:r>
              <w:rPr>
                <w:b/>
              </w:rPr>
              <w:t>Stored</w:t>
            </w:r>
          </w:p>
        </w:tc>
        <w:tc>
          <w:tcPr>
            <w:tcW w:type="dxa" w:w="1080"/>
          </w:tcPr>
          <w:p>
            <w:r>
              <w:rPr>
                <w:b/>
              </w:rPr>
              <w:t>Editable</w:t>
            </w:r>
          </w:p>
        </w:tc>
        <w:tc>
          <w:tcPr>
            <w:tcW w:type="dxa" w:w="1080"/>
          </w:tcPr>
          <w:p>
            <w:r>
              <w:rPr>
                <w:b/>
              </w:rPr>
              <w:t>Who sees it</w:t>
            </w:r>
          </w:p>
        </w:tc>
      </w:tr>
      <w:tr>
        <w:tc>
          <w:tcPr>
            <w:tcW w:type="dxa" w:w="1080"/>
          </w:tcPr>
          <w:p>
            <w:r>
              <w:t>Sleep quality</w:t>
            </w:r>
          </w:p>
        </w:tc>
        <w:tc>
          <w:tcPr>
            <w:tcW w:type="dxa" w:w="1080"/>
          </w:tcPr>
          <w:p>
            <w:r>
              <w:t>Very poor / Poor / All right / Good / Very good</w:t>
            </w:r>
          </w:p>
        </w:tc>
        <w:tc>
          <w:tcPr>
            <w:tcW w:type="dxa" w:w="1080"/>
          </w:tcPr>
          <w:p>
            <w:r>
              <w:t>1 to 5</w:t>
            </w:r>
          </w:p>
        </w:tc>
        <w:tc>
          <w:tcPr>
            <w:tcW w:type="dxa" w:w="1080"/>
          </w:tcPr>
          <w:p>
            <w:r>
              <w:t>CHECK 1 to 5</w:t>
            </w:r>
          </w:p>
        </w:tc>
        <w:tc>
          <w:tcPr>
            <w:tcW w:type="dxa" w:w="1080"/>
          </w:tcPr>
          <w:p>
            <w:r>
              <w:t>refused by the database</w:t>
            </w:r>
          </w:p>
        </w:tc>
        <w:tc>
          <w:tcPr>
            <w:tcW w:type="dxa" w:w="1080"/>
          </w:tcPr>
          <w:p>
            <w:r>
              <w:rPr>
                <w:rFonts w:ascii="Consolas" w:hAnsi="Consolas"/>
                <w:color w:val="333333"/>
                <w:sz w:val="18"/>
              </w:rPr>
              <w:t>wellness_entries.sleep_quality</w:t>
            </w:r>
          </w:p>
        </w:tc>
        <w:tc>
          <w:tcPr>
            <w:tcW w:type="dxa" w:w="1080"/>
          </w:tcPr>
          <w:p>
            <w:r>
              <w:rPr>
                <w:b/>
              </w:rPr>
              <w:t>No</w:t>
            </w:r>
          </w:p>
        </w:tc>
        <w:tc>
          <w:tcPr>
            <w:tcW w:type="dxa" w:w="1080"/>
          </w:tcPr>
          <w:p>
            <w:r>
              <w:t>staff, immediately</w:t>
            </w:r>
          </w:p>
        </w:tc>
      </w:tr>
      <w:tr>
        <w:tc>
          <w:tcPr>
            <w:tcW w:type="dxa" w:w="1080"/>
          </w:tcPr>
          <w:p>
            <w:r>
              <w:t>Fatigue</w:t>
            </w:r>
          </w:p>
        </w:tc>
        <w:tc>
          <w:tcPr>
            <w:tcW w:type="dxa" w:w="1080"/>
          </w:tcPr>
          <w:p>
            <w:r>
              <w:t>Exhausted / Tired / All right / Fresh / Very fresh</w:t>
            </w:r>
          </w:p>
        </w:tc>
        <w:tc>
          <w:tcPr>
            <w:tcW w:type="dxa" w:w="1080"/>
          </w:tcPr>
          <w:p>
            <w:r>
              <w:t>1 to 5</w:t>
            </w:r>
          </w:p>
        </w:tc>
        <w:tc>
          <w:tcPr>
            <w:tcW w:type="dxa" w:w="1080"/>
          </w:tcPr>
          <w:p>
            <w:r>
              <w:t>CHECK 1 to 5</w:t>
            </w:r>
          </w:p>
        </w:tc>
        <w:tc>
          <w:tcPr>
            <w:tcW w:type="dxa" w:w="1080"/>
          </w:tcPr>
          <w:p>
            <w:r>
              <w:t>refused</w:t>
            </w:r>
          </w:p>
        </w:tc>
        <w:tc>
          <w:tcPr>
            <w:tcW w:type="dxa" w:w="1080"/>
          </w:tcPr>
          <w:p>
            <w:r>
              <w:rPr>
                <w:rFonts w:ascii="Consolas" w:hAnsi="Consolas"/>
                <w:color w:val="333333"/>
                <w:sz w:val="18"/>
              </w:rPr>
              <w:t>.fatigue</w:t>
            </w:r>
          </w:p>
        </w:tc>
        <w:tc>
          <w:tcPr>
            <w:tcW w:type="dxa" w:w="1080"/>
          </w:tcPr>
          <w:p>
            <w:r>
              <w:rPr>
                <w:b/>
              </w:rPr>
              <w:t>No</w:t>
            </w:r>
          </w:p>
        </w:tc>
        <w:tc>
          <w:tcPr>
            <w:tcW w:type="dxa" w:w="1080"/>
          </w:tcPr>
          <w:p>
            <w:r>
              <w:t>staff, immediately</w:t>
            </w:r>
          </w:p>
        </w:tc>
      </w:tr>
      <w:tr>
        <w:tc>
          <w:tcPr>
            <w:tcW w:type="dxa" w:w="1080"/>
          </w:tcPr>
          <w:p>
            <w:r>
              <w:t>Soreness</w:t>
            </w:r>
          </w:p>
        </w:tc>
        <w:tc>
          <w:tcPr>
            <w:tcW w:type="dxa" w:w="1080"/>
          </w:tcPr>
          <w:p>
            <w:r>
              <w:t>Very sore / Sore / A bit sore / Almost none / No soreness</w:t>
            </w:r>
          </w:p>
        </w:tc>
        <w:tc>
          <w:tcPr>
            <w:tcW w:type="dxa" w:w="1080"/>
          </w:tcPr>
          <w:p>
            <w:r>
              <w:t>1 to 5</w:t>
            </w:r>
          </w:p>
        </w:tc>
        <w:tc>
          <w:tcPr>
            <w:tcW w:type="dxa" w:w="1080"/>
          </w:tcPr>
          <w:p>
            <w:r>
              <w:t>CHECK 1 to 5</w:t>
            </w:r>
          </w:p>
        </w:tc>
        <w:tc>
          <w:tcPr>
            <w:tcW w:type="dxa" w:w="1080"/>
          </w:tcPr>
          <w:p>
            <w:r>
              <w:t>refused</w:t>
            </w:r>
          </w:p>
        </w:tc>
        <w:tc>
          <w:tcPr>
            <w:tcW w:type="dxa" w:w="1080"/>
          </w:tcPr>
          <w:p>
            <w:r>
              <w:rPr>
                <w:rFonts w:ascii="Consolas" w:hAnsi="Consolas"/>
                <w:color w:val="333333"/>
                <w:sz w:val="18"/>
              </w:rPr>
              <w:t>.soreness</w:t>
            </w:r>
          </w:p>
        </w:tc>
        <w:tc>
          <w:tcPr>
            <w:tcW w:type="dxa" w:w="1080"/>
          </w:tcPr>
          <w:p>
            <w:r>
              <w:rPr>
                <w:b/>
              </w:rPr>
              <w:t>No</w:t>
            </w:r>
          </w:p>
        </w:tc>
        <w:tc>
          <w:tcPr>
            <w:tcW w:type="dxa" w:w="1080"/>
          </w:tcPr>
          <w:p>
            <w:r>
              <w:t>staff, immediately</w:t>
            </w:r>
          </w:p>
        </w:tc>
      </w:tr>
      <w:tr>
        <w:tc>
          <w:tcPr>
            <w:tcW w:type="dxa" w:w="1080"/>
          </w:tcPr>
          <w:p>
            <w:r>
              <w:t>Stress</w:t>
            </w:r>
          </w:p>
        </w:tc>
        <w:tc>
          <w:tcPr>
            <w:tcW w:type="dxa" w:w="1080"/>
          </w:tcPr>
          <w:p>
            <w:r>
              <w:t>Very stressed / Stressed / All right / Relaxed / Very relaxed</w:t>
            </w:r>
          </w:p>
        </w:tc>
        <w:tc>
          <w:tcPr>
            <w:tcW w:type="dxa" w:w="1080"/>
          </w:tcPr>
          <w:p>
            <w:r>
              <w:t>1 to 5</w:t>
            </w:r>
          </w:p>
        </w:tc>
        <w:tc>
          <w:tcPr>
            <w:tcW w:type="dxa" w:w="1080"/>
          </w:tcPr>
          <w:p>
            <w:r>
              <w:t>CHECK 1 to 5</w:t>
            </w:r>
          </w:p>
        </w:tc>
        <w:tc>
          <w:tcPr>
            <w:tcW w:type="dxa" w:w="1080"/>
          </w:tcPr>
          <w:p>
            <w:r>
              <w:t>refused</w:t>
            </w:r>
          </w:p>
        </w:tc>
        <w:tc>
          <w:tcPr>
            <w:tcW w:type="dxa" w:w="1080"/>
          </w:tcPr>
          <w:p>
            <w:r>
              <w:rPr>
                <w:rFonts w:ascii="Consolas" w:hAnsi="Consolas"/>
                <w:color w:val="333333"/>
                <w:sz w:val="18"/>
              </w:rPr>
              <w:t>.stress</w:t>
            </w:r>
          </w:p>
        </w:tc>
        <w:tc>
          <w:tcPr>
            <w:tcW w:type="dxa" w:w="1080"/>
          </w:tcPr>
          <w:p>
            <w:r>
              <w:rPr>
                <w:b/>
              </w:rPr>
              <w:t>No</w:t>
            </w:r>
          </w:p>
        </w:tc>
        <w:tc>
          <w:tcPr>
            <w:tcW w:type="dxa" w:w="1080"/>
          </w:tcPr>
          <w:p>
            <w:r>
              <w:t>staff, immediately</w:t>
            </w:r>
          </w:p>
        </w:tc>
      </w:tr>
      <w:tr>
        <w:tc>
          <w:tcPr>
            <w:tcW w:type="dxa" w:w="1080"/>
          </w:tcPr>
          <w:p>
            <w:r>
              <w:t>Mood</w:t>
            </w:r>
          </w:p>
        </w:tc>
        <w:tc>
          <w:tcPr>
            <w:tcW w:type="dxa" w:w="1080"/>
          </w:tcPr>
          <w:p>
            <w:r>
              <w:t>Very low / Low / All right / Good / Very good</w:t>
            </w:r>
          </w:p>
        </w:tc>
        <w:tc>
          <w:tcPr>
            <w:tcW w:type="dxa" w:w="1080"/>
          </w:tcPr>
          <w:p>
            <w:r>
              <w:t>1 to 5</w:t>
            </w:r>
          </w:p>
        </w:tc>
        <w:tc>
          <w:tcPr>
            <w:tcW w:type="dxa" w:w="1080"/>
          </w:tcPr>
          <w:p>
            <w:r>
              <w:t>CHECK 1 to 5</w:t>
            </w:r>
          </w:p>
        </w:tc>
        <w:tc>
          <w:tcPr>
            <w:tcW w:type="dxa" w:w="1080"/>
          </w:tcPr>
          <w:p>
            <w:r>
              <w:t>refused</w:t>
            </w:r>
          </w:p>
        </w:tc>
        <w:tc>
          <w:tcPr>
            <w:tcW w:type="dxa" w:w="1080"/>
          </w:tcPr>
          <w:p>
            <w:r>
              <w:rPr>
                <w:rFonts w:ascii="Consolas" w:hAnsi="Consolas"/>
                <w:color w:val="333333"/>
                <w:sz w:val="18"/>
              </w:rPr>
              <w:t>.mood</w:t>
            </w:r>
          </w:p>
        </w:tc>
        <w:tc>
          <w:tcPr>
            <w:tcW w:type="dxa" w:w="1080"/>
          </w:tcPr>
          <w:p>
            <w:r>
              <w:rPr>
                <w:b/>
              </w:rPr>
              <w:t>No</w:t>
            </w:r>
          </w:p>
        </w:tc>
        <w:tc>
          <w:tcPr>
            <w:tcW w:type="dxa" w:w="1080"/>
          </w:tcPr>
          <w:p>
            <w:r>
              <w:t>staff, immediately</w:t>
            </w:r>
          </w:p>
        </w:tc>
      </w:tr>
      <w:tr>
        <w:tc>
          <w:tcPr>
            <w:tcW w:type="dxa" w:w="1080"/>
          </w:tcPr>
          <w:p>
            <w:r>
              <w:t>Sleep</w:t>
            </w:r>
          </w:p>
        </w:tc>
        <w:tc>
          <w:tcPr>
            <w:tcW w:type="dxa" w:w="1080"/>
          </w:tcPr>
          <w:p>
            <w:r>
              <w:t>"Sleep", with "hours last night" beside it</w:t>
            </w:r>
          </w:p>
        </w:tc>
        <w:tc>
          <w:tcPr>
            <w:tcW w:type="dxa" w:w="1080"/>
          </w:tcPr>
          <w:p>
            <w:r>
              <w:t>0 to 14, half hour steps</w:t>
            </w:r>
          </w:p>
        </w:tc>
        <w:tc>
          <w:tcPr>
            <w:tcW w:type="dxa" w:w="1080"/>
          </w:tcPr>
          <w:p>
            <w:r>
              <w:t>CHECK 0 to 14</w:t>
            </w:r>
          </w:p>
        </w:tc>
        <w:tc>
          <w:tcPr>
            <w:tcW w:type="dxa" w:w="1080"/>
          </w:tcPr>
          <w:p>
            <w:r>
              <w:t>refused</w:t>
            </w:r>
          </w:p>
        </w:tc>
        <w:tc>
          <w:tcPr>
            <w:tcW w:type="dxa" w:w="1080"/>
          </w:tcPr>
          <w:p>
            <w:r>
              <w:rPr>
                <w:rFonts w:ascii="Consolas" w:hAnsi="Consolas"/>
                <w:color w:val="333333"/>
                <w:sz w:val="18"/>
              </w:rPr>
              <w:t>.sleep_hours</w:t>
            </w:r>
          </w:p>
        </w:tc>
        <w:tc>
          <w:tcPr>
            <w:tcW w:type="dxa" w:w="1080"/>
          </w:tcPr>
          <w:p>
            <w:r>
              <w:rPr>
                <w:b/>
              </w:rPr>
              <w:t>No</w:t>
            </w:r>
          </w:p>
        </w:tc>
        <w:tc>
          <w:tcPr>
            <w:tcW w:type="dxa" w:w="1080"/>
          </w:tcPr>
          <w:p>
            <w:r>
              <w:t>staff, immediately</w:t>
            </w:r>
          </w:p>
        </w:tc>
      </w:tr>
      <w:tr>
        <w:tc>
          <w:tcPr>
            <w:tcW w:type="dxa" w:w="1080"/>
          </w:tcPr>
          <w:p>
            <w:r>
              <w:t>Comment</w:t>
            </w:r>
          </w:p>
        </w:tc>
        <w:tc>
          <w:tcPr>
            <w:tcW w:type="dxa" w:w="1080"/>
          </w:tcPr>
          <w:p>
            <w:r>
              <w:t>UNVERIFIED whether this screen offers one</w:t>
            </w:r>
          </w:p>
        </w:tc>
        <w:tc>
          <w:tcPr>
            <w:tcW w:type="dxa" w:w="1080"/>
          </w:tcPr>
          <w:p>
            <w:r>
              <w:t>up to 1,000 characters</w:t>
            </w:r>
          </w:p>
        </w:tc>
        <w:tc>
          <w:tcPr>
            <w:tcW w:type="dxa" w:w="1080"/>
          </w:tcPr>
          <w:p>
            <w:r>
              <w:t>CHECK</w:t>
            </w:r>
          </w:p>
        </w:tc>
        <w:tc>
          <w:tcPr>
            <w:tcW w:type="dxa" w:w="1080"/>
          </w:tcPr>
          <w:p>
            <w:r>
              <w:t>refused</w:t>
            </w:r>
          </w:p>
        </w:tc>
        <w:tc>
          <w:tcPr>
            <w:tcW w:type="dxa" w:w="1080"/>
          </w:tcPr>
          <w:p>
            <w:r>
              <w:rPr>
                <w:rFonts w:ascii="Consolas" w:hAnsi="Consolas"/>
                <w:color w:val="333333"/>
                <w:sz w:val="18"/>
              </w:rPr>
              <w:t>.comment</w:t>
            </w:r>
          </w:p>
        </w:tc>
        <w:tc>
          <w:tcPr>
            <w:tcW w:type="dxa" w:w="1080"/>
          </w:tcPr>
          <w:p>
            <w:r>
              <w:rPr>
                <w:b/>
              </w:rPr>
              <w:t>No</w:t>
            </w:r>
          </w:p>
        </w:tc>
        <w:tc>
          <w:tcPr>
            <w:tcW w:type="dxa" w:w="1080"/>
          </w:tcPr>
          <w:p>
            <w:r>
              <w:t>staff</w:t>
            </w:r>
          </w:p>
        </w:tc>
      </w:tr>
    </w:tbl>
    <w:p/>
    <w:p>
      <w:r>
        <w:rPr>
          <w:b/>
        </w:rPr>
        <w:t>Editing: no, and deliberately.</w:t>
      </w:r>
      <w:r>
        <w:t xml:space="preserve"> </w:t>
      </w:r>
      <w:r>
        <w:rPr>
          <w:rFonts w:ascii="Consolas" w:hAnsi="Consolas"/>
          <w:color w:val="333333"/>
          <w:sz w:val="18"/>
        </w:rPr>
        <w:t>CLAUDE.md</w:t>
      </w:r>
      <w:r>
        <w:t xml:space="preserve"> rule 6 makes wellness entries</w:t>
      </w:r>
    </w:p>
    <w:p>
      <w:r>
        <w:t>immutable once submitted. A correction creates a new revision row and marks the</w:t>
      </w:r>
    </w:p>
    <w:p>
      <w:r>
        <w:t xml:space="preserve">old one superseded. </w:t>
      </w:r>
      <w:r>
        <w:rPr>
          <w:b/>
        </w:rPr>
        <w:t>The athlete cannot make that correction themselves</w:t>
      </w:r>
      <w:r>
        <w:t>:</w:t>
      </w:r>
    </w:p>
    <w:p>
      <w:r>
        <w:t xml:space="preserve">migration 0058 made </w:t>
      </w:r>
      <w:r>
        <w:rPr>
          <w:rFonts w:ascii="Consolas" w:hAnsi="Consolas"/>
          <w:color w:val="333333"/>
          <w:sz w:val="18"/>
        </w:rPr>
        <w:t>revise_wellness_entry</w:t>
      </w:r>
      <w:r>
        <w:t xml:space="preserve"> coach and medical only at the club's</w:t>
      </w:r>
    </w:p>
    <w:p>
      <w:r>
        <w:t xml:space="preserve">request, and the </w:t>
      </w:r>
      <w:r>
        <w:rPr>
          <w:rFonts w:ascii="Consolas" w:hAnsi="Consolas"/>
          <w:color w:val="333333"/>
          <w:sz w:val="18"/>
        </w:rPr>
        <w:t>?correct=1</w:t>
      </w:r>
      <w:r>
        <w:t xml:space="preserve"> route was removed rather than left to collect six</w:t>
      </w:r>
    </w:p>
    <w:p>
      <w:r>
        <w:t>answers and then refuse them.</w:t>
      </w:r>
    </w:p>
    <w:p>
      <w:pPr>
        <w:pStyle w:val="Heading3"/>
      </w:pPr>
      <w:r>
        <w:t>5. Every number shown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Metric ID</w:t>
            </w:r>
          </w:p>
        </w:tc>
        <w:tc>
          <w:tcPr>
            <w:tcW w:type="dxa" w:w="1728"/>
          </w:tcPr>
          <w:p>
            <w:r>
              <w:rPr>
                <w:b/>
              </w:rPr>
              <w:t>Label</w:t>
            </w:r>
          </w:p>
        </w:tc>
        <w:tc>
          <w:tcPr>
            <w:tcW w:type="dxa" w:w="1728"/>
          </w:tcPr>
          <w:p>
            <w:r>
              <w:rPr>
                <w:b/>
              </w:rPr>
              <w:t>Meaning</w:t>
            </w:r>
          </w:p>
        </w:tc>
        <w:tc>
          <w:tcPr>
            <w:tcW w:type="dxa" w:w="1728"/>
          </w:tcPr>
          <w:p>
            <w:r>
              <w:rPr>
                <w:b/>
              </w:rPr>
              <w:t>Window</w:t>
            </w:r>
          </w:p>
        </w:tc>
        <w:tc>
          <w:tcPr>
            <w:tcW w:type="dxa" w:w="1728"/>
          </w:tcPr>
          <w:p>
            <w:r>
              <w:rPr>
                <w:b/>
              </w:rPr>
              <w:t>When missing</w:t>
            </w:r>
          </w:p>
        </w:tc>
      </w:tr>
      <w:tr>
        <w:tc>
          <w:tcPr>
            <w:tcW w:type="dxa" w:w="1728"/>
          </w:tcPr>
          <w:p>
            <w:r>
              <w:t>MET-001</w:t>
            </w:r>
          </w:p>
        </w:tc>
        <w:tc>
          <w:tcPr>
            <w:tcW w:type="dxa" w:w="1728"/>
          </w:tcPr>
          <w:p>
            <w:r>
              <w:t>Not shown on this screen</w:t>
            </w:r>
          </w:p>
        </w:tc>
        <w:tc>
          <w:tcPr>
            <w:tcW w:type="dxa" w:w="1728"/>
          </w:tcPr>
          <w:p>
            <w:r>
              <w:t>Readiness is computed from these five answers by a database trigger on save</w:t>
            </w:r>
          </w:p>
        </w:tc>
        <w:tc>
          <w:tcPr>
            <w:tcW w:type="dxa" w:w="1728"/>
          </w:tcPr>
          <w:p>
            <w:r>
              <w:t>The day</w:t>
            </w:r>
          </w:p>
        </w:tc>
        <w:tc>
          <w:tcPr>
            <w:tcW w:type="dxa" w:w="1728"/>
          </w:tcPr>
          <w:p>
            <w:r>
              <w:t>not applicable</w:t>
            </w:r>
          </w:p>
        </w:tc>
      </w:tr>
    </w:tbl>
    <w:p/>
    <w:p>
      <w:pPr>
        <w:pStyle w:val="Heading3"/>
      </w:pPr>
      <w:r>
        <w:t>6. Every thing you can act 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Element</w:t>
            </w:r>
          </w:p>
        </w:tc>
        <w:tc>
          <w:tcPr>
            <w:tcW w:type="dxa" w:w="1234"/>
          </w:tcPr>
          <w:p>
            <w:r>
              <w:rPr>
                <w:b/>
              </w:rPr>
              <w:t>Where</w:t>
            </w:r>
          </w:p>
        </w:tc>
        <w:tc>
          <w:tcPr>
            <w:tcW w:type="dxa" w:w="1234"/>
          </w:tcPr>
          <w:p>
            <w:r>
              <w:rPr>
                <w:b/>
              </w:rPr>
              <w:t>What happens</w:t>
            </w:r>
          </w:p>
        </w:tc>
        <w:tc>
          <w:tcPr>
            <w:tcW w:type="dxa" w:w="1234"/>
          </w:tcPr>
          <w:p>
            <w:r>
              <w:rPr>
                <w:b/>
              </w:rPr>
              <w:t>Takes you to</w:t>
            </w:r>
          </w:p>
        </w:tc>
        <w:tc>
          <w:tcPr>
            <w:tcW w:type="dxa" w:w="1234"/>
          </w:tcPr>
          <w:p>
            <w:r>
              <w:rPr>
                <w:b/>
              </w:rPr>
              <w:t>Writes</w:t>
            </w:r>
          </w:p>
        </w:tc>
        <w:tc>
          <w:tcPr>
            <w:tcW w:type="dxa" w:w="1234"/>
          </w:tcPr>
          <w:p>
            <w:r>
              <w:rPr>
                <w:b/>
              </w:rPr>
              <w:t>Confirm</w:t>
            </w:r>
          </w:p>
        </w:tc>
        <w:tc>
          <w:tcPr>
            <w:tcW w:type="dxa" w:w="1234"/>
          </w:tcPr>
          <w:p>
            <w:r>
              <w:rPr>
                <w:b/>
              </w:rPr>
              <w:t>Hidden when</w:t>
            </w:r>
          </w:p>
        </w:tc>
      </w:tr>
      <w:tr>
        <w:tc>
          <w:tcPr>
            <w:tcW w:type="dxa" w:w="1234"/>
          </w:tcPr>
          <w:p>
            <w:r>
              <w:t>Five scales</w:t>
            </w:r>
          </w:p>
        </w:tc>
        <w:tc>
          <w:tcPr>
            <w:tcW w:type="dxa" w:w="1234"/>
          </w:tcPr>
          <w:p>
            <w:r>
              <w:t>Body</w:t>
            </w:r>
          </w:p>
        </w:tc>
        <w:tc>
          <w:tcPr>
            <w:tcW w:type="dxa" w:w="1234"/>
          </w:tcPr>
          <w:p>
            <w:r>
              <w:t>Sets a value 1 to 5</w:t>
            </w:r>
          </w:p>
        </w:tc>
        <w:tc>
          <w:tcPr>
            <w:tcW w:type="dxa" w:w="1234"/>
          </w:tcPr>
          <w:p>
            <w:r>
              <w:t>stays</w:t>
            </w:r>
          </w:p>
        </w:tc>
        <w:tc>
          <w:tcPr>
            <w:tcW w:type="dxa" w:w="1234"/>
          </w:tcPr>
          <w:p>
            <w:r>
              <w:t>nothing yet</w:t>
            </w:r>
          </w:p>
        </w:tc>
        <w:tc>
          <w:tcPr>
            <w:tcW w:type="dxa" w:w="1234"/>
          </w:tcPr>
          <w:p>
            <w:r>
              <w:t>no</w:t>
            </w:r>
          </w:p>
        </w:tc>
        <w:tc>
          <w:tcPr>
            <w:tcW w:type="dxa" w:w="1234"/>
          </w:tcPr>
          <w:p>
            <w:r>
              <w:t>already submitted</w:t>
            </w:r>
          </w:p>
        </w:tc>
      </w:tr>
      <w:tr>
        <w:tc>
          <w:tcPr>
            <w:tcW w:type="dxa" w:w="1234"/>
          </w:tcPr>
          <w:p>
            <w:r>
              <w:t>Sleep stepper</w:t>
            </w:r>
          </w:p>
        </w:tc>
        <w:tc>
          <w:tcPr>
            <w:tcW w:type="dxa" w:w="1234"/>
          </w:tcPr>
          <w:p>
            <w:r>
              <w:t>Above the scales</w:t>
            </w:r>
          </w:p>
        </w:tc>
        <w:tc>
          <w:tcPr>
            <w:tcW w:type="dxa" w:w="1234"/>
          </w:tcPr>
          <w:p>
            <w:r>
              <w:t>Plus or minus half an hour, 0 to 14</w:t>
            </w:r>
          </w:p>
        </w:tc>
        <w:tc>
          <w:tcPr>
            <w:tcW w:type="dxa" w:w="1234"/>
          </w:tcPr>
          <w:p>
            <w:r>
              <w:t>stays</w:t>
            </w:r>
          </w:p>
        </w:tc>
        <w:tc>
          <w:tcPr>
            <w:tcW w:type="dxa" w:w="1234"/>
          </w:tcPr>
          <w:p>
            <w:r>
              <w:t>nothing yet</w:t>
            </w:r>
          </w:p>
        </w:tc>
        <w:tc>
          <w:tcPr>
            <w:tcW w:type="dxa" w:w="1234"/>
          </w:tcPr>
          <w:p>
            <w:r>
              <w:t>no</w:t>
            </w:r>
          </w:p>
        </w:tc>
        <w:tc>
          <w:tcPr>
            <w:tcW w:type="dxa" w:w="1234"/>
          </w:tcPr>
          <w:p>
            <w:r>
              <w:t>already submitted</w:t>
            </w:r>
          </w:p>
        </w:tc>
      </w:tr>
      <w:tr>
        <w:tc>
          <w:tcPr>
            <w:tcW w:type="dxa" w:w="1234"/>
          </w:tcPr>
          <w:p>
            <w:r>
              <w:t>Submit</w:t>
            </w:r>
          </w:p>
        </w:tc>
        <w:tc>
          <w:tcPr>
            <w:tcW w:type="dxa" w:w="1234"/>
          </w:tcPr>
          <w:p>
            <w:r>
              <w:t>Bottom</w:t>
            </w:r>
          </w:p>
        </w:tc>
        <w:tc>
          <w:tcPr>
            <w:tcW w:type="dxa" w:w="1234"/>
          </w:tcPr>
          <w:p>
            <w:r>
              <w:t>Saves the entry</w:t>
            </w:r>
          </w:p>
        </w:tc>
        <w:tc>
          <w:tcPr>
            <w:tcW w:type="dxa" w:w="1234"/>
          </w:tcPr>
          <w:p>
            <w:r>
              <w:t>back to Today</w:t>
            </w:r>
          </w:p>
        </w:tc>
        <w:tc>
          <w:tcPr>
            <w:tcW w:type="dxa" w:w="1234"/>
          </w:tcPr>
          <w:p>
            <w:r>
              <w:t xml:space="preserve">one </w:t>
            </w:r>
            <w:r>
              <w:rPr>
                <w:rFonts w:ascii="Consolas" w:hAnsi="Consolas"/>
                <w:color w:val="333333"/>
                <w:sz w:val="18"/>
              </w:rPr>
              <w:t>wellness_entries</w:t>
            </w:r>
            <w:r>
              <w:t xml:space="preserve"> row</w:t>
            </w:r>
          </w:p>
        </w:tc>
        <w:tc>
          <w:tcPr>
            <w:tcW w:type="dxa" w:w="1234"/>
          </w:tcPr>
          <w:p>
            <w:r>
              <w:rPr>
                <w:b/>
              </w:rPr>
              <w:t>No confirmation step</w:t>
            </w:r>
          </w:p>
        </w:tc>
        <w:tc>
          <w:tcPr>
            <w:tcW w:type="dxa" w:w="1234"/>
          </w:tcPr>
          <w:p>
            <w:r>
              <w:t>already submitted</w:t>
            </w:r>
          </w:p>
        </w:tc>
      </w:tr>
    </w:tbl>
    <w:p/>
    <w:p>
      <w:pPr>
        <w:pStyle w:val="Heading3"/>
      </w:pPr>
      <w:r>
        <w:t>7. Offline and sync</w:t>
      </w:r>
    </w:p>
    <w:p>
      <w:r>
        <w:t>The entry is saved on the phone first and sent when there is signal</w:t>
      </w:r>
    </w:p>
    <w:p>
      <w:r>
        <w:t>(</w:t>
      </w:r>
      <w:r>
        <w:rPr>
          <w:rFonts w:ascii="Consolas" w:hAnsi="Consolas"/>
          <w:color w:val="333333"/>
          <w:sz w:val="18"/>
        </w:rPr>
        <w:t>src/lib/outbox.ts</w:t>
      </w:r>
      <w:r>
        <w:t>). Its own header states the rule: an athlete standing in a</w:t>
      </w:r>
    </w:p>
    <w:p>
      <w:r>
        <w:t>gym with no bars must never be shown a network error for something they have</w:t>
      </w:r>
    </w:p>
    <w:p>
      <w:r>
        <w:t>already done.</w:t>
      </w:r>
    </w:p>
    <w:p>
      <w:pPr>
        <w:pStyle w:val="ListBullet"/>
      </w:pPr>
      <w:r>
        <w:rPr>
          <w:b/>
        </w:rPr>
        <w:t>Queued in `localStorage`</w:t>
      </w:r>
      <w:r>
        <w:t>, one key per domain.</w:t>
      </w:r>
    </w:p>
    <w:p>
      <w:pPr>
        <w:pStyle w:val="ListBullet"/>
      </w:pPr>
      <w:r>
        <w:rPr>
          <w:b/>
        </w:rPr>
        <w:t>Retried on the next load</w:t>
      </w:r>
      <w:r>
        <w:t xml:space="preserve"> of the app.</w:t>
      </w:r>
    </w:p>
    <w:p>
      <w:pPr>
        <w:pStyle w:val="ListBullet"/>
      </w:pPr>
      <w:r>
        <w:rPr>
          <w:b/>
        </w:rPr>
        <w:t>If the app is closed before sync completes</w:t>
      </w:r>
      <w:r>
        <w:t>, the entry is still in the queue</w:t>
      </w:r>
    </w:p>
    <w:p>
      <w:r>
        <w:t xml:space="preserve">  and goes on the next open.</w:t>
      </w:r>
    </w:p>
    <w:p>
      <w:r>
        <w:rPr>
          <w:b/>
        </w:rPr>
        <w:t>UNVERIFIED: what the athlete sees while an entry is queued</w:t>
      </w:r>
      <w:r>
        <w:t>, and what happens</w:t>
      </w:r>
    </w:p>
    <w:p>
      <w:r>
        <w:t>if the same day is submitted twice from two devices. Looked in</w:t>
      </w:r>
    </w:p>
    <w:p>
      <w:r>
        <w:rPr>
          <w:rFonts w:ascii="Consolas" w:hAnsi="Consolas"/>
          <w:color w:val="333333"/>
          <w:sz w:val="18"/>
        </w:rPr>
        <w:t>src/lib/outbox.ts</w:t>
      </w:r>
      <w:r>
        <w:t xml:space="preserve"> and the screen's own component.</w:t>
      </w:r>
    </w:p>
    <w:p>
      <w:pPr>
        <w:pStyle w:val="Heading3"/>
      </w:pPr>
      <w:r>
        <w:t>8. Notifications</w:t>
      </w:r>
    </w:p>
    <w:p>
      <w:r>
        <w:rPr>
          <w:rFonts w:ascii="Consolas" w:hAnsi="Consolas"/>
          <w:color w:val="333333"/>
          <w:sz w:val="18"/>
        </w:rPr>
        <w:t>athlete.wellness.nudge</w:t>
      </w:r>
      <w:r>
        <w:t>. Constrained as described on the Today screen.</w:t>
      </w:r>
    </w:p>
    <w:p>
      <w:r>
        <w:rPr>
          <w:b/>
        </w:rPr>
        <w:t>UNVERIFIED: copy, timing, timezone.</w:t>
      </w:r>
    </w:p>
    <w:p>
      <w:pPr>
        <w:pStyle w:val="Heading3"/>
      </w:pPr>
      <w:r>
        <w:t>9. Permissions</w:t>
      </w:r>
    </w:p>
    <w:p>
      <w:r>
        <w:t>None.</w:t>
      </w:r>
    </w:p>
    <w:p>
      <w:pPr>
        <w:pStyle w:val="Heading3"/>
      </w:pPr>
      <w:r>
        <w:t>10. States</w:t>
      </w:r>
    </w:p>
    <w:p>
      <w:r>
        <w:t>Loading, already submitted, error, offline queued, first run. **The already</w:t>
      </w:r>
    </w:p>
    <w:p>
      <w:r>
        <w:t>submitted state is designed and carries its own copy**, which is more than most</w:t>
      </w:r>
    </w:p>
    <w:p>
      <w:r>
        <w:t>of these screens.</w:t>
      </w:r>
    </w:p>
    <w:p>
      <w:pPr>
        <w:pStyle w:val="Heading3"/>
      </w:pPr>
      <w:r>
        <w:t>11. Accessibility and device</w:t>
      </w:r>
    </w:p>
    <w:p>
      <w:r>
        <w:t>Stage A0 recorded the decision to translate this section for a web app rather</w:t>
      </w:r>
    </w:p>
    <w:p>
      <w:r>
        <w:t>than drop it.</w:t>
      </w:r>
    </w:p>
    <w:p>
      <w:pPr>
        <w:pStyle w:val="ListBullet"/>
      </w:pPr>
      <w:r>
        <w:rPr>
          <w:b/>
        </w:rPr>
        <w:t>Text scaling.</w:t>
      </w:r>
      <w:r>
        <w:t xml:space="preserve"> UNVERIFIED: no test at 200 percent browser zoom.</w:t>
      </w:r>
    </w:p>
    <w:p>
      <w:pPr>
        <w:pStyle w:val="ListBullet"/>
      </w:pPr>
      <w:r>
        <w:rPr>
          <w:b/>
        </w:rPr>
        <w:t>Screen reader.</w:t>
      </w:r>
      <w:r>
        <w:t xml:space="preserve"> UNVERIFIED per element.</w:t>
      </w:r>
    </w:p>
    <w:p>
      <w:pPr>
        <w:pStyle w:val="ListBullet"/>
      </w:pPr>
      <w:r>
        <w:rPr>
          <w:b/>
        </w:rPr>
        <w:t>Supported browsers.</w:t>
      </w:r>
      <w:r>
        <w:t xml:space="preserve"> UNVERIFIED: no browser support policy found.</w:t>
      </w:r>
    </w:p>
    <w:p>
      <w:pPr>
        <w:pStyle w:val="ListBullet"/>
      </w:pPr>
      <w:r>
        <w:rPr>
          <w:b/>
        </w:rPr>
        <w:t>Thumb reach.</w:t>
      </w:r>
      <w:r>
        <w:t xml:space="preserve"> The primary action sits at the bottom of the screen on the</w:t>
      </w:r>
    </w:p>
    <w:p>
      <w:r>
        <w:t xml:space="preserve">  entry forms, which is the reachable third on a phone.</w:t>
      </w:r>
    </w:p>
    <w:p>
      <w:pPr>
        <w:pStyle w:val="Heading3"/>
      </w:pPr>
      <w:r>
        <w:t>12. Open issues</w:t>
      </w:r>
    </w:p>
    <w:p>
      <w:pPr>
        <w:pStyle w:val="ListBullet"/>
      </w:pPr>
      <w:r>
        <w:t>Immutability is correct and the athlete cannot correct their own mistake.</w:t>
      </w:r>
    </w:p>
    <w:p>
      <w:r>
        <w:t xml:space="preserve">  Whether that is the intended end state is worth a decision.</w:t>
      </w:r>
    </w:p>
    <w:p>
      <w:pPr>
        <w:pStyle w:val="ListBullet"/>
      </w:pPr>
      <w:r>
        <w:rPr>
          <w:b/>
        </w:rPr>
        <w:t>UNVERIFIED:</w:t>
      </w:r>
      <w:r>
        <w:t xml:space="preserve"> whether a comment field is offered here.</w:t>
      </w:r>
    </w:p>
    <w:p>
      <w:r>
        <w:br w:type="page"/>
      </w:r>
    </w:p>
    <w:p>
      <w:pPr>
        <w:pStyle w:val="Heading2"/>
      </w:pPr>
      <w:r>
        <w:t>Session rating, "How hard was it?"</w:t>
      </w:r>
    </w:p>
    <w:p>
      <w:pPr>
        <w:pStyle w:val="Heading3"/>
      </w:pPr>
      <w:r>
        <w:t>1. Where it sits</w:t>
      </w:r>
    </w:p>
    <w:p>
      <w:r>
        <w:t xml:space="preserve">Reached from a to-do item on Today, one per session. Route </w:t>
      </w:r>
      <w:r>
        <w:rPr>
          <w:rFonts w:ascii="Consolas" w:hAnsi="Consolas"/>
          <w:color w:val="333333"/>
          <w:sz w:val="18"/>
        </w:rPr>
        <w:t>/rpe/[sessionId]</w:t>
      </w:r>
      <w:r>
        <w:t>.</w:t>
      </w:r>
    </w:p>
    <w:p>
      <w:r>
        <w:t xml:space="preserve">File </w:t>
      </w:r>
      <w:r>
        <w:rPr>
          <w:rFonts w:ascii="Consolas" w:hAnsi="Consolas"/>
          <w:color w:val="333333"/>
          <w:sz w:val="18"/>
        </w:rPr>
        <w:t>src/app/(athlete)/rpe/[sessionId]/page.tsx</w:t>
      </w:r>
      <w:r>
        <w:t>, 168 lines.</w:t>
      </w:r>
    </w:p>
    <w:p>
      <w:pPr>
        <w:pStyle w:val="Heading3"/>
      </w:pPr>
      <w:r>
        <w:t>2. Who reaches it and when</w:t>
      </w:r>
    </w:p>
    <w:p>
      <w:r>
        <w:t>An athlete who took part in a session, **once the session ended more than thirty</w:t>
      </w:r>
    </w:p>
    <w:p>
      <w:r>
        <w:t xml:space="preserve">minutes ago**. </w:t>
      </w:r>
      <w:r>
        <w:rPr>
          <w:rFonts w:ascii="Consolas" w:hAnsi="Consolas"/>
          <w:color w:val="333333"/>
          <w:sz w:val="18"/>
        </w:rPr>
        <w:t>DUE_DELAY_MIN = 30</w:t>
      </w:r>
      <w:r>
        <w:t>, and the reason is recorded in the file: an</w:t>
      </w:r>
    </w:p>
    <w:p>
      <w:r>
        <w:t>RPE taken immediately after a session is biased by the final drill. **Not</w:t>
      </w:r>
    </w:p>
    <w:p>
      <w:r>
        <w:t>configurable downwards.**</w:t>
      </w:r>
    </w:p>
    <w:p>
      <w:pPr>
        <w:pStyle w:val="Heading3"/>
      </w:pPr>
      <w:r>
        <w:t>3. What you see</w:t>
      </w:r>
    </w:p>
    <w:p>
      <w:r>
        <w:t>The session being rated, an RPE scale, a duration, and a submit button. If it is</w:t>
      </w:r>
    </w:p>
    <w:p>
      <w:r>
        <w:t>already rated, a "Rated" card instead, which says who can fix a wrong rating.</w:t>
      </w:r>
    </w:p>
    <w:p>
      <w:pPr>
        <w:pStyle w:val="Heading3"/>
      </w:pPr>
      <w:r>
        <w:t>4. What the athlete enters here</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Field</w:t>
            </w:r>
          </w:p>
        </w:tc>
        <w:tc>
          <w:tcPr>
            <w:tcW w:type="dxa" w:w="1080"/>
          </w:tcPr>
          <w:p>
            <w:r>
              <w:rPr>
                <w:b/>
              </w:rPr>
              <w:t>As worded</w:t>
            </w:r>
          </w:p>
        </w:tc>
        <w:tc>
          <w:tcPr>
            <w:tcW w:type="dxa" w:w="1080"/>
          </w:tcPr>
          <w:p>
            <w:r>
              <w:rPr>
                <w:b/>
              </w:rPr>
              <w:t>Type and range</w:t>
            </w:r>
          </w:p>
        </w:tc>
        <w:tc>
          <w:tcPr>
            <w:tcW w:type="dxa" w:w="1080"/>
          </w:tcPr>
          <w:p>
            <w:r>
              <w:rPr>
                <w:b/>
              </w:rPr>
              <w:t>Validation</w:t>
            </w:r>
          </w:p>
        </w:tc>
        <w:tc>
          <w:tcPr>
            <w:tcW w:type="dxa" w:w="1080"/>
          </w:tcPr>
          <w:p>
            <w:r>
              <w:rPr>
                <w:b/>
              </w:rPr>
              <w:t>On invalid</w:t>
            </w:r>
          </w:p>
        </w:tc>
        <w:tc>
          <w:tcPr>
            <w:tcW w:type="dxa" w:w="1080"/>
          </w:tcPr>
          <w:p>
            <w:r>
              <w:rPr>
                <w:b/>
              </w:rPr>
              <w:t>Stored</w:t>
            </w:r>
          </w:p>
        </w:tc>
        <w:tc>
          <w:tcPr>
            <w:tcW w:type="dxa" w:w="1080"/>
          </w:tcPr>
          <w:p>
            <w:r>
              <w:rPr>
                <w:b/>
              </w:rPr>
              <w:t>Editable</w:t>
            </w:r>
          </w:p>
        </w:tc>
        <w:tc>
          <w:tcPr>
            <w:tcW w:type="dxa" w:w="1080"/>
          </w:tcPr>
          <w:p>
            <w:r>
              <w:rPr>
                <w:b/>
              </w:rPr>
              <w:t>Who sees it</w:t>
            </w:r>
          </w:p>
        </w:tc>
      </w:tr>
      <w:tr>
        <w:tc>
          <w:tcPr>
            <w:tcW w:type="dxa" w:w="1080"/>
          </w:tcPr>
          <w:p>
            <w:r>
              <w:t>RPE</w:t>
            </w:r>
          </w:p>
        </w:tc>
        <w:tc>
          <w:tcPr>
            <w:tcW w:type="dxa" w:w="1080"/>
          </w:tcPr>
          <w:p>
            <w:r>
              <w:t>UNVERIFIED exact wording</w:t>
            </w:r>
          </w:p>
        </w:tc>
        <w:tc>
          <w:tcPr>
            <w:tcW w:type="dxa" w:w="1080"/>
          </w:tcPr>
          <w:p>
            <w:r>
              <w:t>1 to 10</w:t>
            </w:r>
          </w:p>
        </w:tc>
        <w:tc>
          <w:tcPr>
            <w:tcW w:type="dxa" w:w="1080"/>
          </w:tcPr>
          <w:p>
            <w:r>
              <w:t>CHECK 1 to 10</w:t>
            </w:r>
          </w:p>
        </w:tc>
        <w:tc>
          <w:tcPr>
            <w:tcW w:type="dxa" w:w="1080"/>
          </w:tcPr>
          <w:p>
            <w:r>
              <w:t>refused by the database</w:t>
            </w:r>
          </w:p>
        </w:tc>
        <w:tc>
          <w:tcPr>
            <w:tcW w:type="dxa" w:w="1080"/>
          </w:tcPr>
          <w:p>
            <w:r>
              <w:rPr>
                <w:rFonts w:ascii="Consolas" w:hAnsi="Consolas"/>
                <w:color w:val="333333"/>
                <w:sz w:val="18"/>
              </w:rPr>
              <w:t>training_entries.rpe</w:t>
            </w:r>
          </w:p>
        </w:tc>
        <w:tc>
          <w:tcPr>
            <w:tcW w:type="dxa" w:w="1080"/>
          </w:tcPr>
          <w:p>
            <w:r>
              <w:rPr>
                <w:b/>
              </w:rPr>
              <w:t>No</w:t>
            </w:r>
          </w:p>
        </w:tc>
        <w:tc>
          <w:tcPr>
            <w:tcW w:type="dxa" w:w="1080"/>
          </w:tcPr>
          <w:p>
            <w:r>
              <w:t>staff, immediately</w:t>
            </w:r>
          </w:p>
        </w:tc>
      </w:tr>
      <w:tr>
        <w:tc>
          <w:tcPr>
            <w:tcW w:type="dxa" w:w="1080"/>
          </w:tcPr>
          <w:p>
            <w:r>
              <w:t>Duration</w:t>
            </w:r>
          </w:p>
        </w:tc>
        <w:tc>
          <w:tcPr>
            <w:tcW w:type="dxa" w:w="1080"/>
          </w:tcPr>
          <w:p>
            <w:r>
              <w:t>UNVERIFIED exact wording</w:t>
            </w:r>
          </w:p>
        </w:tc>
        <w:tc>
          <w:tcPr>
            <w:tcW w:type="dxa" w:w="1080"/>
          </w:tcPr>
          <w:p>
            <w:r>
              <w:t>1 to 600 minutes</w:t>
            </w:r>
          </w:p>
        </w:tc>
        <w:tc>
          <w:tcPr>
            <w:tcW w:type="dxa" w:w="1080"/>
          </w:tcPr>
          <w:p>
            <w:r>
              <w:t>CHECK</w:t>
            </w:r>
          </w:p>
        </w:tc>
        <w:tc>
          <w:tcPr>
            <w:tcW w:type="dxa" w:w="1080"/>
          </w:tcPr>
          <w:p>
            <w:r>
              <w:t>refused</w:t>
            </w:r>
          </w:p>
        </w:tc>
        <w:tc>
          <w:tcPr>
            <w:tcW w:type="dxa" w:w="1080"/>
          </w:tcPr>
          <w:p>
            <w:r>
              <w:rPr>
                <w:rFonts w:ascii="Consolas" w:hAnsi="Consolas"/>
                <w:color w:val="333333"/>
                <w:sz w:val="18"/>
              </w:rPr>
              <w:t>training_entries.duration_min</w:t>
            </w:r>
          </w:p>
        </w:tc>
        <w:tc>
          <w:tcPr>
            <w:tcW w:type="dxa" w:w="1080"/>
          </w:tcPr>
          <w:p>
            <w:r>
              <w:rPr>
                <w:b/>
              </w:rPr>
              <w:t>No</w:t>
            </w:r>
          </w:p>
        </w:tc>
        <w:tc>
          <w:tcPr>
            <w:tcW w:type="dxa" w:w="1080"/>
          </w:tcPr>
          <w:p>
            <w:r>
              <w:t>staff, immediately</w:t>
            </w:r>
          </w:p>
        </w:tc>
      </w:tr>
      <w:tr>
        <w:tc>
          <w:tcPr>
            <w:tcW w:type="dxa" w:w="1080"/>
          </w:tcPr>
          <w:p>
            <w:r>
              <w:t>Comment</w:t>
            </w:r>
          </w:p>
        </w:tc>
        <w:tc>
          <w:tcPr>
            <w:tcW w:type="dxa" w:w="1080"/>
          </w:tcPr>
          <w:p>
            <w:r>
              <w:t>UNVERIFIED whether offered</w:t>
            </w:r>
          </w:p>
        </w:tc>
        <w:tc>
          <w:tcPr>
            <w:tcW w:type="dxa" w:w="1080"/>
          </w:tcPr>
          <w:p>
            <w:r>
              <w:t>up to 1,000 characters</w:t>
            </w:r>
          </w:p>
        </w:tc>
        <w:tc>
          <w:tcPr>
            <w:tcW w:type="dxa" w:w="1080"/>
          </w:tcPr>
          <w:p>
            <w:r>
              <w:t>CHECK</w:t>
            </w:r>
          </w:p>
        </w:tc>
        <w:tc>
          <w:tcPr>
            <w:tcW w:type="dxa" w:w="1080"/>
          </w:tcPr>
          <w:p>
            <w:r>
              <w:t>refused</w:t>
            </w:r>
          </w:p>
        </w:tc>
        <w:tc>
          <w:tcPr>
            <w:tcW w:type="dxa" w:w="1080"/>
          </w:tcPr>
          <w:p>
            <w:r>
              <w:rPr>
                <w:rFonts w:ascii="Consolas" w:hAnsi="Consolas"/>
                <w:color w:val="333333"/>
                <w:sz w:val="18"/>
              </w:rPr>
              <w:t>training_entries.comment</w:t>
            </w:r>
          </w:p>
        </w:tc>
        <w:tc>
          <w:tcPr>
            <w:tcW w:type="dxa" w:w="1080"/>
          </w:tcPr>
          <w:p>
            <w:r>
              <w:rPr>
                <w:b/>
              </w:rPr>
              <w:t>No</w:t>
            </w:r>
          </w:p>
        </w:tc>
        <w:tc>
          <w:tcPr>
            <w:tcW w:type="dxa" w:w="1080"/>
          </w:tcPr>
          <w:p>
            <w:r>
              <w:t>staff</w:t>
            </w:r>
          </w:p>
        </w:tc>
      </w:tr>
    </w:tbl>
    <w:p/>
    <w:p>
      <w:r>
        <w:rPr>
          <w:b/>
        </w:rPr>
        <w:t>Editing: no.</w:t>
      </w:r>
      <w:r>
        <w:t xml:space="preserve"> Same rule as the morning check in. </w:t>
      </w:r>
      <w:r>
        <w:rPr>
          <w:rFonts w:ascii="Consolas" w:hAnsi="Consolas"/>
          <w:color w:val="333333"/>
          <w:sz w:val="18"/>
        </w:rPr>
        <w:t>revise_training_entry</w:t>
      </w:r>
      <w:r>
        <w:t xml:space="preserve"> was</w:t>
      </w:r>
    </w:p>
    <w:p>
      <w:r>
        <w:t xml:space="preserve">made coach and medical only by migration 0058, and the </w:t>
      </w:r>
      <w:r>
        <w:rPr>
          <w:rFonts w:ascii="Consolas" w:hAnsi="Consolas"/>
          <w:color w:val="333333"/>
          <w:sz w:val="18"/>
        </w:rPr>
        <w:t>?correct=1</w:t>
      </w:r>
      <w:r>
        <w:t xml:space="preserve"> parameter was</w:t>
      </w:r>
    </w:p>
    <w:p>
      <w:r>
        <w:t>removed from the route signature entirely rather than accepted and ignored,</w:t>
      </w:r>
    </w:p>
    <w:p>
      <w:r>
        <w:t>because an unread parameter is the kind of thing that gets quietly re-wired later.</w:t>
      </w:r>
    </w:p>
    <w:p>
      <w:pPr>
        <w:pStyle w:val="Heading3"/>
      </w:pPr>
      <w:r>
        <w:t>5. Every number shown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Metric ID</w:t>
            </w:r>
          </w:p>
        </w:tc>
        <w:tc>
          <w:tcPr>
            <w:tcW w:type="dxa" w:w="1728"/>
          </w:tcPr>
          <w:p>
            <w:r>
              <w:rPr>
                <w:b/>
              </w:rPr>
              <w:t>Label</w:t>
            </w:r>
          </w:p>
        </w:tc>
        <w:tc>
          <w:tcPr>
            <w:tcW w:type="dxa" w:w="1728"/>
          </w:tcPr>
          <w:p>
            <w:r>
              <w:rPr>
                <w:b/>
              </w:rPr>
              <w:t>Meaning</w:t>
            </w:r>
          </w:p>
        </w:tc>
        <w:tc>
          <w:tcPr>
            <w:tcW w:type="dxa" w:w="1728"/>
          </w:tcPr>
          <w:p>
            <w:r>
              <w:rPr>
                <w:b/>
              </w:rPr>
              <w:t>Window</w:t>
            </w:r>
          </w:p>
        </w:tc>
        <w:tc>
          <w:tcPr>
            <w:tcW w:type="dxa" w:w="1728"/>
          </w:tcPr>
          <w:p>
            <w:r>
              <w:rPr>
                <w:b/>
              </w:rPr>
              <w:t>When missing</w:t>
            </w:r>
          </w:p>
        </w:tc>
      </w:tr>
      <w:tr>
        <w:tc>
          <w:tcPr>
            <w:tcW w:type="dxa" w:w="1728"/>
          </w:tcPr>
          <w:p>
            <w:r>
              <w:t>MET-007</w:t>
            </w:r>
          </w:p>
        </w:tc>
        <w:tc>
          <w:tcPr>
            <w:tcW w:type="dxa" w:w="1728"/>
          </w:tcPr>
          <w:p>
            <w:r>
              <w:t>Not labelled on this screen</w:t>
            </w:r>
          </w:p>
        </w:tc>
        <w:tc>
          <w:tcPr>
            <w:tcW w:type="dxa" w:w="1728"/>
          </w:tcPr>
          <w:p>
            <w:r>
              <w:t>Session load is RPE multiplied by duration, computed after save</w:t>
            </w:r>
          </w:p>
        </w:tc>
        <w:tc>
          <w:tcPr>
            <w:tcW w:type="dxa" w:w="1728"/>
          </w:tcPr>
          <w:p>
            <w:r>
              <w:t>One session</w:t>
            </w:r>
          </w:p>
        </w:tc>
        <w:tc>
          <w:tcPr>
            <w:tcW w:type="dxa" w:w="1728"/>
          </w:tcPr>
          <w:p>
            <w:r>
              <w:t>not applicable</w:t>
            </w:r>
          </w:p>
        </w:tc>
      </w:tr>
    </w:tbl>
    <w:p/>
    <w:p>
      <w:pPr>
        <w:pStyle w:val="Heading3"/>
      </w:pPr>
      <w:r>
        <w:t>6. Every thing you can act 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Element</w:t>
            </w:r>
          </w:p>
        </w:tc>
        <w:tc>
          <w:tcPr>
            <w:tcW w:type="dxa" w:w="1234"/>
          </w:tcPr>
          <w:p>
            <w:r>
              <w:rPr>
                <w:b/>
              </w:rPr>
              <w:t>Where</w:t>
            </w:r>
          </w:p>
        </w:tc>
        <w:tc>
          <w:tcPr>
            <w:tcW w:type="dxa" w:w="1234"/>
          </w:tcPr>
          <w:p>
            <w:r>
              <w:rPr>
                <w:b/>
              </w:rPr>
              <w:t>What happens</w:t>
            </w:r>
          </w:p>
        </w:tc>
        <w:tc>
          <w:tcPr>
            <w:tcW w:type="dxa" w:w="1234"/>
          </w:tcPr>
          <w:p>
            <w:r>
              <w:rPr>
                <w:b/>
              </w:rPr>
              <w:t>Takes you to</w:t>
            </w:r>
          </w:p>
        </w:tc>
        <w:tc>
          <w:tcPr>
            <w:tcW w:type="dxa" w:w="1234"/>
          </w:tcPr>
          <w:p>
            <w:r>
              <w:rPr>
                <w:b/>
              </w:rPr>
              <w:t>Writes</w:t>
            </w:r>
          </w:p>
        </w:tc>
        <w:tc>
          <w:tcPr>
            <w:tcW w:type="dxa" w:w="1234"/>
          </w:tcPr>
          <w:p>
            <w:r>
              <w:rPr>
                <w:b/>
              </w:rPr>
              <w:t>Confirm</w:t>
            </w:r>
          </w:p>
        </w:tc>
        <w:tc>
          <w:tcPr>
            <w:tcW w:type="dxa" w:w="1234"/>
          </w:tcPr>
          <w:p>
            <w:r>
              <w:rPr>
                <w:b/>
              </w:rPr>
              <w:t>Hidden when</w:t>
            </w:r>
          </w:p>
        </w:tc>
      </w:tr>
      <w:tr>
        <w:tc>
          <w:tcPr>
            <w:tcW w:type="dxa" w:w="1234"/>
          </w:tcPr>
          <w:p>
            <w:r>
              <w:t>RPE scale</w:t>
            </w:r>
          </w:p>
        </w:tc>
        <w:tc>
          <w:tcPr>
            <w:tcW w:type="dxa" w:w="1234"/>
          </w:tcPr>
          <w:p>
            <w:r>
              <w:t>Body</w:t>
            </w:r>
          </w:p>
        </w:tc>
        <w:tc>
          <w:tcPr>
            <w:tcW w:type="dxa" w:w="1234"/>
          </w:tcPr>
          <w:p>
            <w:r>
              <w:t>Sets 1 to 10</w:t>
            </w:r>
          </w:p>
        </w:tc>
        <w:tc>
          <w:tcPr>
            <w:tcW w:type="dxa" w:w="1234"/>
          </w:tcPr>
          <w:p>
            <w:r>
              <w:t>stays</w:t>
            </w:r>
          </w:p>
        </w:tc>
        <w:tc>
          <w:tcPr>
            <w:tcW w:type="dxa" w:w="1234"/>
          </w:tcPr>
          <w:p>
            <w:r>
              <w:t>nothing yet</w:t>
            </w:r>
          </w:p>
        </w:tc>
        <w:tc>
          <w:tcPr>
            <w:tcW w:type="dxa" w:w="1234"/>
          </w:tcPr>
          <w:p>
            <w:r>
              <w:t>no</w:t>
            </w:r>
          </w:p>
        </w:tc>
        <w:tc>
          <w:tcPr>
            <w:tcW w:type="dxa" w:w="1234"/>
          </w:tcPr>
          <w:p>
            <w:r>
              <w:t>already rated</w:t>
            </w:r>
          </w:p>
        </w:tc>
      </w:tr>
      <w:tr>
        <w:tc>
          <w:tcPr>
            <w:tcW w:type="dxa" w:w="1234"/>
          </w:tcPr>
          <w:p>
            <w:r>
              <w:t>Duration</w:t>
            </w:r>
          </w:p>
        </w:tc>
        <w:tc>
          <w:tcPr>
            <w:tcW w:type="dxa" w:w="1234"/>
          </w:tcPr>
          <w:p>
            <w:r>
              <w:t>Body</w:t>
            </w:r>
          </w:p>
        </w:tc>
        <w:tc>
          <w:tcPr>
            <w:tcW w:type="dxa" w:w="1234"/>
          </w:tcPr>
          <w:p>
            <w:r>
              <w:t>Sets minutes</w:t>
            </w:r>
          </w:p>
        </w:tc>
        <w:tc>
          <w:tcPr>
            <w:tcW w:type="dxa" w:w="1234"/>
          </w:tcPr>
          <w:p>
            <w:r>
              <w:t>stays</w:t>
            </w:r>
          </w:p>
        </w:tc>
        <w:tc>
          <w:tcPr>
            <w:tcW w:type="dxa" w:w="1234"/>
          </w:tcPr>
          <w:p>
            <w:r>
              <w:t>nothing yet</w:t>
            </w:r>
          </w:p>
        </w:tc>
        <w:tc>
          <w:tcPr>
            <w:tcW w:type="dxa" w:w="1234"/>
          </w:tcPr>
          <w:p>
            <w:r>
              <w:t>no</w:t>
            </w:r>
          </w:p>
        </w:tc>
        <w:tc>
          <w:tcPr>
            <w:tcW w:type="dxa" w:w="1234"/>
          </w:tcPr>
          <w:p>
            <w:r>
              <w:t>already rated</w:t>
            </w:r>
          </w:p>
        </w:tc>
      </w:tr>
      <w:tr>
        <w:tc>
          <w:tcPr>
            <w:tcW w:type="dxa" w:w="1234"/>
          </w:tcPr>
          <w:p>
            <w:r>
              <w:t>Submit</w:t>
            </w:r>
          </w:p>
        </w:tc>
        <w:tc>
          <w:tcPr>
            <w:tcW w:type="dxa" w:w="1234"/>
          </w:tcPr>
          <w:p>
            <w:r>
              <w:t>Bottom</w:t>
            </w:r>
          </w:p>
        </w:tc>
        <w:tc>
          <w:tcPr>
            <w:tcW w:type="dxa" w:w="1234"/>
          </w:tcPr>
          <w:p>
            <w:r>
              <w:t>Saves</w:t>
            </w:r>
          </w:p>
        </w:tc>
        <w:tc>
          <w:tcPr>
            <w:tcW w:type="dxa" w:w="1234"/>
          </w:tcPr>
          <w:p>
            <w:r>
              <w:t>back to Today</w:t>
            </w:r>
          </w:p>
        </w:tc>
        <w:tc>
          <w:tcPr>
            <w:tcW w:type="dxa" w:w="1234"/>
          </w:tcPr>
          <w:p>
            <w:r>
              <w:t xml:space="preserve">one </w:t>
            </w:r>
            <w:r>
              <w:rPr>
                <w:rFonts w:ascii="Consolas" w:hAnsi="Consolas"/>
                <w:color w:val="333333"/>
                <w:sz w:val="18"/>
              </w:rPr>
              <w:t>training_entries</w:t>
            </w:r>
            <w:r>
              <w:t xml:space="preserve"> row</w:t>
            </w:r>
          </w:p>
        </w:tc>
        <w:tc>
          <w:tcPr>
            <w:tcW w:type="dxa" w:w="1234"/>
          </w:tcPr>
          <w:p>
            <w:r>
              <w:rPr>
                <w:b/>
              </w:rPr>
              <w:t>No confirmation</w:t>
            </w:r>
          </w:p>
        </w:tc>
        <w:tc>
          <w:tcPr>
            <w:tcW w:type="dxa" w:w="1234"/>
          </w:tcPr>
          <w:p>
            <w:r>
              <w:t>already rated</w:t>
            </w:r>
          </w:p>
        </w:tc>
      </w:tr>
    </w:tbl>
    <w:p/>
    <w:p>
      <w:pPr>
        <w:pStyle w:val="Heading3"/>
      </w:pPr>
      <w:r>
        <w:t>7. Offline and sync</w:t>
      </w:r>
    </w:p>
    <w:p>
      <w:r>
        <w:t>The entry is saved on the phone first and sent when there is signal</w:t>
      </w:r>
    </w:p>
    <w:p>
      <w:r>
        <w:t>(</w:t>
      </w:r>
      <w:r>
        <w:rPr>
          <w:rFonts w:ascii="Consolas" w:hAnsi="Consolas"/>
          <w:color w:val="333333"/>
          <w:sz w:val="18"/>
        </w:rPr>
        <w:t>src/lib/outbox.ts</w:t>
      </w:r>
      <w:r>
        <w:t>). Its own header states the rule: an athlete standing in a</w:t>
      </w:r>
    </w:p>
    <w:p>
      <w:r>
        <w:t>gym with no bars must never be shown a network error for something they have</w:t>
      </w:r>
    </w:p>
    <w:p>
      <w:r>
        <w:t>already done.</w:t>
      </w:r>
    </w:p>
    <w:p>
      <w:pPr>
        <w:pStyle w:val="ListBullet"/>
      </w:pPr>
      <w:r>
        <w:rPr>
          <w:b/>
        </w:rPr>
        <w:t>Queued in `localStorage`</w:t>
      </w:r>
      <w:r>
        <w:t>, one key per domain.</w:t>
      </w:r>
    </w:p>
    <w:p>
      <w:pPr>
        <w:pStyle w:val="ListBullet"/>
      </w:pPr>
      <w:r>
        <w:rPr>
          <w:b/>
        </w:rPr>
        <w:t>Retried on the next load</w:t>
      </w:r>
      <w:r>
        <w:t xml:space="preserve"> of the app.</w:t>
      </w:r>
    </w:p>
    <w:p>
      <w:pPr>
        <w:pStyle w:val="ListBullet"/>
      </w:pPr>
      <w:r>
        <w:rPr>
          <w:b/>
        </w:rPr>
        <w:t>If the app is closed before sync completes</w:t>
      </w:r>
      <w:r>
        <w:t>, the entry is still in the queue</w:t>
      </w:r>
    </w:p>
    <w:p>
      <w:r>
        <w:t xml:space="preserve">  and goes on the next open.</w:t>
      </w:r>
    </w:p>
    <w:p>
      <w:r>
        <w:rPr>
          <w:b/>
        </w:rPr>
        <w:t>UNVERIFIED: what the athlete sees while an entry is queued</w:t>
      </w:r>
      <w:r>
        <w:t>, and what happens</w:t>
      </w:r>
    </w:p>
    <w:p>
      <w:r>
        <w:t>if the same day is submitted twice from two devices. Looked in</w:t>
      </w:r>
    </w:p>
    <w:p>
      <w:r>
        <w:rPr>
          <w:rFonts w:ascii="Consolas" w:hAnsi="Consolas"/>
          <w:color w:val="333333"/>
          <w:sz w:val="18"/>
        </w:rPr>
        <w:t>src/lib/outbox.ts</w:t>
      </w:r>
      <w:r>
        <w:t xml:space="preserve"> and the screen's own component.</w:t>
      </w:r>
    </w:p>
    <w:p>
      <w:pPr>
        <w:pStyle w:val="Heading3"/>
      </w:pPr>
      <w:r>
        <w:t>8. Notifications</w:t>
      </w:r>
    </w:p>
    <w:p>
      <w:r>
        <w:rPr>
          <w:rFonts w:ascii="Consolas" w:hAnsi="Consolas"/>
          <w:color w:val="333333"/>
          <w:sz w:val="18"/>
        </w:rPr>
        <w:t>athlete.rpe.nudge</w:t>
      </w:r>
      <w:r>
        <w:t xml:space="preserve">. </w:t>
      </w:r>
      <w:r>
        <w:rPr>
          <w:b/>
        </w:rPr>
        <w:t>UNVERIFIED: copy, timing, timezone.</w:t>
      </w:r>
    </w:p>
    <w:p>
      <w:pPr>
        <w:pStyle w:val="Heading3"/>
      </w:pPr>
      <w:r>
        <w:t>9. Permissions</w:t>
      </w:r>
    </w:p>
    <w:p>
      <w:r>
        <w:t>None.</w:t>
      </w:r>
    </w:p>
    <w:p>
      <w:pPr>
        <w:pStyle w:val="Heading3"/>
      </w:pPr>
      <w:r>
        <w:t>10. States</w:t>
      </w:r>
    </w:p>
    <w:p>
      <w:r>
        <w:t>Loading, not yet due (under thirty minutes since the session), already rated,</w:t>
      </w:r>
    </w:p>
    <w:p>
      <w:r>
        <w:t>error, offline queued.</w:t>
      </w:r>
    </w:p>
    <w:p>
      <w:pPr>
        <w:pStyle w:val="Heading3"/>
      </w:pPr>
      <w:r>
        <w:t>11. Accessibility and device</w:t>
      </w:r>
    </w:p>
    <w:p>
      <w:r>
        <w:t>Stage A0 recorded the decision to translate this section for a web app rather</w:t>
      </w:r>
    </w:p>
    <w:p>
      <w:r>
        <w:t>than drop it.</w:t>
      </w:r>
    </w:p>
    <w:p>
      <w:pPr>
        <w:pStyle w:val="ListBullet"/>
      </w:pPr>
      <w:r>
        <w:rPr>
          <w:b/>
        </w:rPr>
        <w:t>Text scaling.</w:t>
      </w:r>
      <w:r>
        <w:t xml:space="preserve"> UNVERIFIED: no test at 200 percent browser zoom.</w:t>
      </w:r>
    </w:p>
    <w:p>
      <w:pPr>
        <w:pStyle w:val="ListBullet"/>
      </w:pPr>
      <w:r>
        <w:rPr>
          <w:b/>
        </w:rPr>
        <w:t>Screen reader.</w:t>
      </w:r>
      <w:r>
        <w:t xml:space="preserve"> UNVERIFIED per element.</w:t>
      </w:r>
    </w:p>
    <w:p>
      <w:pPr>
        <w:pStyle w:val="ListBullet"/>
      </w:pPr>
      <w:r>
        <w:rPr>
          <w:b/>
        </w:rPr>
        <w:t>Supported browsers.</w:t>
      </w:r>
      <w:r>
        <w:t xml:space="preserve"> UNVERIFIED: no browser support policy found.</w:t>
      </w:r>
    </w:p>
    <w:p>
      <w:pPr>
        <w:pStyle w:val="ListBullet"/>
      </w:pPr>
      <w:r>
        <w:rPr>
          <w:b/>
        </w:rPr>
        <w:t>Thumb reach.</w:t>
      </w:r>
      <w:r>
        <w:t xml:space="preserve"> The primary action sits at the bottom of the screen on the</w:t>
      </w:r>
    </w:p>
    <w:p>
      <w:r>
        <w:t xml:space="preserve">  entry forms, which is the reachable third on a phone.</w:t>
      </w:r>
    </w:p>
    <w:p>
      <w:pPr>
        <w:pStyle w:val="Heading3"/>
      </w:pPr>
      <w:r>
        <w:t>12. Open issues</w:t>
      </w:r>
    </w:p>
    <w:p>
      <w:pPr>
        <w:pStyle w:val="ListBullet"/>
      </w:pPr>
      <w:r>
        <w:rPr>
          <w:b/>
        </w:rPr>
        <w:t>UNVERIFIED:</w:t>
      </w:r>
      <w:r>
        <w:t xml:space="preserve"> the exact wording of the RPE question and its scale labels. This</w:t>
      </w:r>
    </w:p>
    <w:p>
      <w:r>
        <w:t xml:space="preserve">  matters as much as the wellness wording does, and it was not found.</w:t>
      </w:r>
    </w:p>
    <w:p>
      <w:r>
        <w:br w:type="page"/>
      </w:r>
    </w:p>
    <w:p>
      <w:pPr>
        <w:pStyle w:val="Heading2"/>
      </w:pPr>
      <w:r>
        <w:t>Weekly nutrition check-in</w:t>
      </w:r>
    </w:p>
    <w:p>
      <w:pPr>
        <w:pStyle w:val="Heading3"/>
      </w:pPr>
      <w:r>
        <w:t>1. Where it sits</w:t>
      </w:r>
    </w:p>
    <w:p>
      <w:r>
        <w:t>Reached from a to-do item on Today, weekly (</w:t>
      </w:r>
      <w:r>
        <w:rPr>
          <w:rFonts w:ascii="Consolas" w:hAnsi="Consolas"/>
          <w:color w:val="333333"/>
          <w:sz w:val="18"/>
        </w:rPr>
        <w:t>today/page.tsx:139</w:t>
      </w:r>
      <w:r>
        <w:t>). Route</w:t>
      </w:r>
    </w:p>
    <w:p>
      <w:r>
        <w:rPr>
          <w:rFonts w:ascii="Consolas" w:hAnsi="Consolas"/>
          <w:color w:val="333333"/>
          <w:sz w:val="18"/>
        </w:rPr>
        <w:t>/nutrition-check-in</w:t>
      </w:r>
      <w:r>
        <w:t xml:space="preserve">. File </w:t>
      </w:r>
      <w:r>
        <w:rPr>
          <w:rFonts w:ascii="Consolas" w:hAnsi="Consolas"/>
          <w:color w:val="333333"/>
          <w:sz w:val="18"/>
        </w:rPr>
        <w:t>src/app/(athlete)/nutrition-check-in/page.tsx</w:t>
      </w:r>
      <w:r>
        <w:t>,</w:t>
      </w:r>
    </w:p>
    <w:p>
      <w:r>
        <w:t>97 lines.</w:t>
      </w:r>
    </w:p>
    <w:p>
      <w:pPr>
        <w:pStyle w:val="Heading3"/>
      </w:pPr>
      <w:r>
        <w:t>2. Who reaches it and when</w:t>
      </w:r>
    </w:p>
    <w:p>
      <w:r>
        <w:t>Every athlete, once a week. **It defaults to the week that just ended, not the one</w:t>
      </w:r>
    </w:p>
    <w:p>
      <w:r>
        <w:t>in progress**, even though the server's insert policy would allow the current</w:t>
      </w:r>
    </w:p>
    <w:p>
      <w:r>
        <w:t>week. The interface never offers the current week.</w:t>
      </w:r>
    </w:p>
    <w:p>
      <w:r>
        <w:rPr>
          <w:b/>
        </w:rPr>
        <w:t>This is the whole nutrition commitment.</w:t>
      </w:r>
      <w:r>
        <w:t xml:space="preserve"> </w:t>
      </w:r>
      <w:r>
        <w:rPr>
          <w:rFonts w:ascii="Consolas" w:hAnsi="Consolas"/>
          <w:color w:val="333333"/>
          <w:sz w:val="18"/>
        </w:rPr>
        <w:t>CLAUDE.md</w:t>
      </w:r>
      <w:r>
        <w:t xml:space="preserve"> rule 8: athletes do not</w:t>
      </w:r>
    </w:p>
    <w:p>
      <w:r>
        <w:t>log nutrition daily. There is no per meal entry, no macro logging and no nutrition</w:t>
      </w:r>
    </w:p>
    <w:p>
      <w:r>
        <w:t>compliance domain. One question, once a week.</w:t>
      </w:r>
    </w:p>
    <w:p>
      <w:pPr>
        <w:pStyle w:val="Heading3"/>
      </w:pPr>
      <w:r>
        <w:t>3. What you see</w:t>
      </w:r>
    </w:p>
    <w:p>
      <w:r>
        <w:t>One question, three answers, and an optional note.</w:t>
      </w:r>
    </w:p>
    <w:p>
      <w:pPr>
        <w:pStyle w:val="Heading3"/>
      </w:pPr>
      <w:r>
        <w:t>4. What the athlete enters here</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Field</w:t>
            </w:r>
          </w:p>
        </w:tc>
        <w:tc>
          <w:tcPr>
            <w:tcW w:type="dxa" w:w="1080"/>
          </w:tcPr>
          <w:p>
            <w:r>
              <w:rPr>
                <w:b/>
              </w:rPr>
              <w:t>As worded</w:t>
            </w:r>
          </w:p>
        </w:tc>
        <w:tc>
          <w:tcPr>
            <w:tcW w:type="dxa" w:w="1080"/>
          </w:tcPr>
          <w:p>
            <w:r>
              <w:rPr>
                <w:b/>
              </w:rPr>
              <w:t>Type and range</w:t>
            </w:r>
          </w:p>
        </w:tc>
        <w:tc>
          <w:tcPr>
            <w:tcW w:type="dxa" w:w="1080"/>
          </w:tcPr>
          <w:p>
            <w:r>
              <w:rPr>
                <w:b/>
              </w:rPr>
              <w:t>Validation</w:t>
            </w:r>
          </w:p>
        </w:tc>
        <w:tc>
          <w:tcPr>
            <w:tcW w:type="dxa" w:w="1080"/>
          </w:tcPr>
          <w:p>
            <w:r>
              <w:rPr>
                <w:b/>
              </w:rPr>
              <w:t>On invalid</w:t>
            </w:r>
          </w:p>
        </w:tc>
        <w:tc>
          <w:tcPr>
            <w:tcW w:type="dxa" w:w="1080"/>
          </w:tcPr>
          <w:p>
            <w:r>
              <w:rPr>
                <w:b/>
              </w:rPr>
              <w:t>Stored</w:t>
            </w:r>
          </w:p>
        </w:tc>
        <w:tc>
          <w:tcPr>
            <w:tcW w:type="dxa" w:w="1080"/>
          </w:tcPr>
          <w:p>
            <w:r>
              <w:rPr>
                <w:b/>
              </w:rPr>
              <w:t>Editable</w:t>
            </w:r>
          </w:p>
        </w:tc>
        <w:tc>
          <w:tcPr>
            <w:tcW w:type="dxa" w:w="1080"/>
          </w:tcPr>
          <w:p>
            <w:r>
              <w:rPr>
                <w:b/>
              </w:rPr>
              <w:t>Who sees it</w:t>
            </w:r>
          </w:p>
        </w:tc>
      </w:tr>
      <w:tr>
        <w:tc>
          <w:tcPr>
            <w:tcW w:type="dxa" w:w="1080"/>
          </w:tcPr>
          <w:p>
            <w:r>
              <w:t>The weekly answer</w:t>
            </w:r>
          </w:p>
        </w:tc>
        <w:tc>
          <w:tcPr>
            <w:tcW w:type="dxa" w:w="1080"/>
          </w:tcPr>
          <w:p>
            <w:r>
              <w:t>UNVERIFIED exact wording. Three options</w:t>
            </w:r>
          </w:p>
        </w:tc>
        <w:tc>
          <w:tcPr>
            <w:tcW w:type="dxa" w:w="1080"/>
          </w:tcPr>
          <w:p>
            <w:r>
              <w:t>one of three</w:t>
            </w:r>
          </w:p>
        </w:tc>
        <w:tc>
          <w:tcPr>
            <w:tcW w:type="dxa" w:w="1080"/>
          </w:tcPr>
          <w:p>
            <w:r>
              <w:t>enum</w:t>
            </w:r>
          </w:p>
        </w:tc>
        <w:tc>
          <w:tcPr>
            <w:tcW w:type="dxa" w:w="1080"/>
          </w:tcPr>
          <w:p>
            <w:r>
              <w:t>refused</w:t>
            </w:r>
          </w:p>
        </w:tc>
        <w:tc>
          <w:tcPr>
            <w:tcW w:type="dxa" w:w="1080"/>
          </w:tcPr>
          <w:p>
            <w:r>
              <w:rPr>
                <w:rFonts w:ascii="Consolas" w:hAnsi="Consolas"/>
                <w:color w:val="333333"/>
                <w:sz w:val="18"/>
              </w:rPr>
              <w:t>nutrition_checkins</w:t>
            </w:r>
          </w:p>
        </w:tc>
        <w:tc>
          <w:tcPr>
            <w:tcW w:type="dxa" w:w="1080"/>
          </w:tcPr>
          <w:p>
            <w:r>
              <w:rPr>
                <w:b/>
              </w:rPr>
              <w:t>No</w:t>
            </w:r>
          </w:p>
        </w:tc>
        <w:tc>
          <w:tcPr>
            <w:tcW w:type="dxa" w:w="1080"/>
          </w:tcPr>
          <w:p>
            <w:r>
              <w:t>the nutritionist</w:t>
            </w:r>
          </w:p>
        </w:tc>
      </w:tr>
      <w:tr>
        <w:tc>
          <w:tcPr>
            <w:tcW w:type="dxa" w:w="1080"/>
          </w:tcPr>
          <w:p>
            <w:r>
              <w:t>Note</w:t>
            </w:r>
          </w:p>
        </w:tc>
        <w:tc>
          <w:tcPr>
            <w:tcW w:type="dxa" w:w="1080"/>
          </w:tcPr>
          <w:p>
            <w:r>
              <w:t>UNVERIFIED whether labelled</w:t>
            </w:r>
          </w:p>
        </w:tc>
        <w:tc>
          <w:tcPr>
            <w:tcW w:type="dxa" w:w="1080"/>
          </w:tcPr>
          <w:p>
            <w:r>
              <w:t>up to 280 characters</w:t>
            </w:r>
          </w:p>
        </w:tc>
        <w:tc>
          <w:tcPr>
            <w:tcW w:type="dxa" w:w="1080"/>
          </w:tcPr>
          <w:p>
            <w:r>
              <w:t>CHECK 280</w:t>
            </w:r>
          </w:p>
        </w:tc>
        <w:tc>
          <w:tcPr>
            <w:tcW w:type="dxa" w:w="1080"/>
          </w:tcPr>
          <w:p>
            <w:r>
              <w:t>refused</w:t>
            </w:r>
          </w:p>
        </w:tc>
        <w:tc>
          <w:tcPr>
            <w:tcW w:type="dxa" w:w="1080"/>
          </w:tcPr>
          <w:p>
            <w:r>
              <w:rPr>
                <w:rFonts w:ascii="Consolas" w:hAnsi="Consolas"/>
                <w:color w:val="333333"/>
                <w:sz w:val="18"/>
              </w:rPr>
              <w:t>nutrition_checkins.note</w:t>
            </w:r>
          </w:p>
        </w:tc>
        <w:tc>
          <w:tcPr>
            <w:tcW w:type="dxa" w:w="1080"/>
          </w:tcPr>
          <w:p>
            <w:r>
              <w:rPr>
                <w:b/>
              </w:rPr>
              <w:t>No</w:t>
            </w:r>
          </w:p>
        </w:tc>
        <w:tc>
          <w:tcPr>
            <w:tcW w:type="dxa" w:w="1080"/>
          </w:tcPr>
          <w:p>
            <w:r>
              <w:t>the nutritionist</w:t>
            </w:r>
          </w:p>
        </w:tc>
      </w:tr>
    </w:tbl>
    <w:p/>
    <w:p>
      <w:r>
        <w:t xml:space="preserve">The week itself is constrained hard in the database: </w:t>
      </w:r>
      <w:r>
        <w:rPr>
          <w:rFonts w:ascii="Consolas" w:hAnsi="Consolas"/>
          <w:color w:val="333333"/>
          <w:sz w:val="18"/>
        </w:rPr>
        <w:t>week_start</w:t>
      </w:r>
      <w:r>
        <w:t xml:space="preserve"> must be a real</w:t>
      </w:r>
    </w:p>
    <w:p>
      <w:r>
        <w:t xml:space="preserve">week start, and </w:t>
      </w:r>
      <w:r>
        <w:rPr>
          <w:rFonts w:ascii="Consolas" w:hAnsi="Consolas"/>
          <w:color w:val="333333"/>
          <w:sz w:val="18"/>
        </w:rPr>
        <w:t>iso_year</w:t>
      </w:r>
      <w:r>
        <w:t xml:space="preserve"> and </w:t>
      </w:r>
      <w:r>
        <w:rPr>
          <w:rFonts w:ascii="Consolas" w:hAnsi="Consolas"/>
          <w:color w:val="333333"/>
          <w:sz w:val="18"/>
        </w:rPr>
        <w:t>iso_week</w:t>
      </w:r>
      <w:r>
        <w:t xml:space="preserve"> must both agree with it. Three CHECK</w:t>
      </w:r>
    </w:p>
    <w:p>
      <w:r>
        <w:t>constraints.</w:t>
      </w:r>
    </w:p>
    <w:p>
      <w:r>
        <w:rPr>
          <w:b/>
        </w:rPr>
        <w:t>Missing it is not non-compliance.</w:t>
      </w:r>
      <w:r>
        <w:t xml:space="preserve"> </w:t>
      </w:r>
      <w:r>
        <w:rPr>
          <w:rFonts w:ascii="Consolas" w:hAnsi="Consolas"/>
          <w:color w:val="333333"/>
          <w:sz w:val="18"/>
        </w:rPr>
        <w:t>CLAUDE.md</w:t>
      </w:r>
      <w:r>
        <w:t xml:space="preserve"> rule 8 says so explicitly.</w:t>
      </w:r>
    </w:p>
    <w:p>
      <w:pPr>
        <w:pStyle w:val="Heading3"/>
      </w:pPr>
      <w:r>
        <w:t>5. Every number shown</w:t>
      </w:r>
    </w:p>
    <w:p>
      <w:r>
        <w:t>None.</w:t>
      </w:r>
    </w:p>
    <w:p>
      <w:pPr>
        <w:pStyle w:val="Heading3"/>
      </w:pPr>
      <w:r>
        <w:t>6. Every thing you can act 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Element</w:t>
            </w:r>
          </w:p>
        </w:tc>
        <w:tc>
          <w:tcPr>
            <w:tcW w:type="dxa" w:w="1234"/>
          </w:tcPr>
          <w:p>
            <w:r>
              <w:rPr>
                <w:b/>
              </w:rPr>
              <w:t>Where</w:t>
            </w:r>
          </w:p>
        </w:tc>
        <w:tc>
          <w:tcPr>
            <w:tcW w:type="dxa" w:w="1234"/>
          </w:tcPr>
          <w:p>
            <w:r>
              <w:rPr>
                <w:b/>
              </w:rPr>
              <w:t>What happens</w:t>
            </w:r>
          </w:p>
        </w:tc>
        <w:tc>
          <w:tcPr>
            <w:tcW w:type="dxa" w:w="1234"/>
          </w:tcPr>
          <w:p>
            <w:r>
              <w:rPr>
                <w:b/>
              </w:rPr>
              <w:t>Takes you to</w:t>
            </w:r>
          </w:p>
        </w:tc>
        <w:tc>
          <w:tcPr>
            <w:tcW w:type="dxa" w:w="1234"/>
          </w:tcPr>
          <w:p>
            <w:r>
              <w:rPr>
                <w:b/>
              </w:rPr>
              <w:t>Writes</w:t>
            </w:r>
          </w:p>
        </w:tc>
        <w:tc>
          <w:tcPr>
            <w:tcW w:type="dxa" w:w="1234"/>
          </w:tcPr>
          <w:p>
            <w:r>
              <w:rPr>
                <w:b/>
              </w:rPr>
              <w:t>Confirm</w:t>
            </w:r>
          </w:p>
        </w:tc>
        <w:tc>
          <w:tcPr>
            <w:tcW w:type="dxa" w:w="1234"/>
          </w:tcPr>
          <w:p>
            <w:r>
              <w:rPr>
                <w:b/>
              </w:rPr>
              <w:t>Hidden when</w:t>
            </w:r>
          </w:p>
        </w:tc>
      </w:tr>
      <w:tr>
        <w:tc>
          <w:tcPr>
            <w:tcW w:type="dxa" w:w="1234"/>
          </w:tcPr>
          <w:p>
            <w:r>
              <w:t>One of three answers</w:t>
            </w:r>
          </w:p>
        </w:tc>
        <w:tc>
          <w:tcPr>
            <w:tcW w:type="dxa" w:w="1234"/>
          </w:tcPr>
          <w:p>
            <w:r>
              <w:t>Body</w:t>
            </w:r>
          </w:p>
        </w:tc>
        <w:tc>
          <w:tcPr>
            <w:tcW w:type="dxa" w:w="1234"/>
          </w:tcPr>
          <w:p>
            <w:r>
              <w:t>Selects</w:t>
            </w:r>
          </w:p>
        </w:tc>
        <w:tc>
          <w:tcPr>
            <w:tcW w:type="dxa" w:w="1234"/>
          </w:tcPr>
          <w:p>
            <w:r>
              <w:t>stays</w:t>
            </w:r>
          </w:p>
        </w:tc>
        <w:tc>
          <w:tcPr>
            <w:tcW w:type="dxa" w:w="1234"/>
          </w:tcPr>
          <w:p>
            <w:r>
              <w:t>nothing yet</w:t>
            </w:r>
          </w:p>
        </w:tc>
        <w:tc>
          <w:tcPr>
            <w:tcW w:type="dxa" w:w="1234"/>
          </w:tcPr>
          <w:p>
            <w:r>
              <w:t>no</w:t>
            </w:r>
          </w:p>
        </w:tc>
        <w:tc>
          <w:tcPr>
            <w:tcW w:type="dxa" w:w="1234"/>
          </w:tcPr>
          <w:p>
            <w:r>
              <w:t>already answered</w:t>
            </w:r>
          </w:p>
        </w:tc>
      </w:tr>
      <w:tr>
        <w:tc>
          <w:tcPr>
            <w:tcW w:type="dxa" w:w="1234"/>
          </w:tcPr>
          <w:p>
            <w:r>
              <w:t>Note</w:t>
            </w:r>
          </w:p>
        </w:tc>
        <w:tc>
          <w:tcPr>
            <w:tcW w:type="dxa" w:w="1234"/>
          </w:tcPr>
          <w:p>
            <w:r>
              <w:t>Below</w:t>
            </w:r>
          </w:p>
        </w:tc>
        <w:tc>
          <w:tcPr>
            <w:tcW w:type="dxa" w:w="1234"/>
          </w:tcPr>
          <w:p>
            <w:r>
              <w:t>Free text, 280 characters</w:t>
            </w:r>
          </w:p>
        </w:tc>
        <w:tc>
          <w:tcPr>
            <w:tcW w:type="dxa" w:w="1234"/>
          </w:tcPr>
          <w:p>
            <w:r>
              <w:t>stays</w:t>
            </w:r>
          </w:p>
        </w:tc>
        <w:tc>
          <w:tcPr>
            <w:tcW w:type="dxa" w:w="1234"/>
          </w:tcPr>
          <w:p>
            <w:r>
              <w:t>nothing yet</w:t>
            </w:r>
          </w:p>
        </w:tc>
        <w:tc>
          <w:tcPr>
            <w:tcW w:type="dxa" w:w="1234"/>
          </w:tcPr>
          <w:p>
            <w:r>
              <w:t>no</w:t>
            </w:r>
          </w:p>
        </w:tc>
        <w:tc>
          <w:tcPr>
            <w:tcW w:type="dxa" w:w="1234"/>
          </w:tcPr>
          <w:p>
            <w:r>
              <w:t>already answered</w:t>
            </w:r>
          </w:p>
        </w:tc>
      </w:tr>
      <w:tr>
        <w:tc>
          <w:tcPr>
            <w:tcW w:type="dxa" w:w="1234"/>
          </w:tcPr>
          <w:p>
            <w:r>
              <w:t>Submit</w:t>
            </w:r>
          </w:p>
        </w:tc>
        <w:tc>
          <w:tcPr>
            <w:tcW w:type="dxa" w:w="1234"/>
          </w:tcPr>
          <w:p>
            <w:r>
              <w:t>Bottom</w:t>
            </w:r>
          </w:p>
        </w:tc>
        <w:tc>
          <w:tcPr>
            <w:tcW w:type="dxa" w:w="1234"/>
          </w:tcPr>
          <w:p>
            <w:r>
              <w:t>Saves</w:t>
            </w:r>
          </w:p>
        </w:tc>
        <w:tc>
          <w:tcPr>
            <w:tcW w:type="dxa" w:w="1234"/>
          </w:tcPr>
          <w:p>
            <w:r>
              <w:t>back to Today</w:t>
            </w:r>
          </w:p>
        </w:tc>
        <w:tc>
          <w:tcPr>
            <w:tcW w:type="dxa" w:w="1234"/>
          </w:tcPr>
          <w:p>
            <w:r>
              <w:t xml:space="preserve">one </w:t>
            </w:r>
            <w:r>
              <w:rPr>
                <w:rFonts w:ascii="Consolas" w:hAnsi="Consolas"/>
                <w:color w:val="333333"/>
                <w:sz w:val="18"/>
              </w:rPr>
              <w:t>nutrition_checkins</w:t>
            </w:r>
            <w:r>
              <w:t xml:space="preserve"> row</w:t>
            </w:r>
          </w:p>
        </w:tc>
        <w:tc>
          <w:tcPr>
            <w:tcW w:type="dxa" w:w="1234"/>
          </w:tcPr>
          <w:p>
            <w:r>
              <w:rPr>
                <w:b/>
              </w:rPr>
              <w:t>No confirmation</w:t>
            </w:r>
          </w:p>
        </w:tc>
        <w:tc>
          <w:tcPr>
            <w:tcW w:type="dxa" w:w="1234"/>
          </w:tcPr>
          <w:p>
            <w:r>
              <w:t>already answered</w:t>
            </w:r>
          </w:p>
        </w:tc>
      </w:tr>
    </w:tbl>
    <w:p/>
    <w:p>
      <w:pPr>
        <w:pStyle w:val="Heading3"/>
      </w:pPr>
      <w:r>
        <w:t>7. Offline and sync</w:t>
      </w:r>
    </w:p>
    <w:p>
      <w:r>
        <w:t>The entry is saved on the phone first and sent when there is signal</w:t>
      </w:r>
    </w:p>
    <w:p>
      <w:r>
        <w:t>(</w:t>
      </w:r>
      <w:r>
        <w:rPr>
          <w:rFonts w:ascii="Consolas" w:hAnsi="Consolas"/>
          <w:color w:val="333333"/>
          <w:sz w:val="18"/>
        </w:rPr>
        <w:t>src/lib/outbox.ts</w:t>
      </w:r>
      <w:r>
        <w:t>). Its own header states the rule: an athlete standing in a</w:t>
      </w:r>
    </w:p>
    <w:p>
      <w:r>
        <w:t>gym with no bars must never be shown a network error for something they have</w:t>
      </w:r>
    </w:p>
    <w:p>
      <w:r>
        <w:t>already done.</w:t>
      </w:r>
    </w:p>
    <w:p>
      <w:pPr>
        <w:pStyle w:val="ListBullet"/>
      </w:pPr>
      <w:r>
        <w:rPr>
          <w:b/>
        </w:rPr>
        <w:t>Queued in `localStorage`</w:t>
      </w:r>
      <w:r>
        <w:t>, one key per domain.</w:t>
      </w:r>
    </w:p>
    <w:p>
      <w:pPr>
        <w:pStyle w:val="ListBullet"/>
      </w:pPr>
      <w:r>
        <w:rPr>
          <w:b/>
        </w:rPr>
        <w:t>Retried on the next load</w:t>
      </w:r>
      <w:r>
        <w:t xml:space="preserve"> of the app.</w:t>
      </w:r>
    </w:p>
    <w:p>
      <w:pPr>
        <w:pStyle w:val="ListBullet"/>
      </w:pPr>
      <w:r>
        <w:rPr>
          <w:b/>
        </w:rPr>
        <w:t>If the app is closed before sync completes</w:t>
      </w:r>
      <w:r>
        <w:t>, the entry is still in the queue</w:t>
      </w:r>
    </w:p>
    <w:p>
      <w:r>
        <w:t xml:space="preserve">  and goes on the next open.</w:t>
      </w:r>
    </w:p>
    <w:p>
      <w:r>
        <w:rPr>
          <w:b/>
        </w:rPr>
        <w:t>UNVERIFIED: what the athlete sees while an entry is queued</w:t>
      </w:r>
      <w:r>
        <w:t>, and what happens</w:t>
      </w:r>
    </w:p>
    <w:p>
      <w:r>
        <w:t>if the same day is submitted twice from two devices. Looked in</w:t>
      </w:r>
    </w:p>
    <w:p>
      <w:r>
        <w:rPr>
          <w:rFonts w:ascii="Consolas" w:hAnsi="Consolas"/>
          <w:color w:val="333333"/>
          <w:sz w:val="18"/>
        </w:rPr>
        <w:t>src/lib/outbox.ts</w:t>
      </w:r>
      <w:r>
        <w:t xml:space="preserve"> and the screen's own component.</w:t>
      </w:r>
    </w:p>
    <w:p>
      <w:pPr>
        <w:pStyle w:val="Heading3"/>
      </w:pPr>
      <w:r>
        <w:t>8. Notifications</w:t>
      </w:r>
    </w:p>
    <w:p>
      <w:r>
        <w:rPr>
          <w:b/>
        </w:rPr>
        <w:t>UNVERIFIED: whether a weekly nudge exists.</w:t>
      </w:r>
    </w:p>
    <w:p>
      <w:pPr>
        <w:pStyle w:val="Heading3"/>
      </w:pPr>
      <w:r>
        <w:t>9. Permissions</w:t>
      </w:r>
    </w:p>
    <w:p>
      <w:r>
        <w:t>None.</w:t>
      </w:r>
    </w:p>
    <w:p>
      <w:pPr>
        <w:pStyle w:val="Heading3"/>
      </w:pPr>
      <w:r>
        <w:t>10. States</w:t>
      </w:r>
    </w:p>
    <w:p>
      <w:r>
        <w:t>Loading, already answered, error, offline queued.</w:t>
      </w:r>
    </w:p>
    <w:p>
      <w:pPr>
        <w:pStyle w:val="Heading3"/>
      </w:pPr>
      <w:r>
        <w:t>11. Accessibility and device</w:t>
      </w:r>
    </w:p>
    <w:p>
      <w:r>
        <w:t>Stage A0 recorded the decision to translate this section for a web app rather</w:t>
      </w:r>
    </w:p>
    <w:p>
      <w:r>
        <w:t>than drop it.</w:t>
      </w:r>
    </w:p>
    <w:p>
      <w:pPr>
        <w:pStyle w:val="ListBullet"/>
      </w:pPr>
      <w:r>
        <w:rPr>
          <w:b/>
        </w:rPr>
        <w:t>Text scaling.</w:t>
      </w:r>
      <w:r>
        <w:t xml:space="preserve"> UNVERIFIED: no test at 200 percent browser zoom.</w:t>
      </w:r>
    </w:p>
    <w:p>
      <w:pPr>
        <w:pStyle w:val="ListBullet"/>
      </w:pPr>
      <w:r>
        <w:rPr>
          <w:b/>
        </w:rPr>
        <w:t>Screen reader.</w:t>
      </w:r>
      <w:r>
        <w:t xml:space="preserve"> UNVERIFIED per element.</w:t>
      </w:r>
    </w:p>
    <w:p>
      <w:pPr>
        <w:pStyle w:val="ListBullet"/>
      </w:pPr>
      <w:r>
        <w:rPr>
          <w:b/>
        </w:rPr>
        <w:t>Supported browsers.</w:t>
      </w:r>
      <w:r>
        <w:t xml:space="preserve"> UNVERIFIED: no browser support policy found.</w:t>
      </w:r>
    </w:p>
    <w:p>
      <w:pPr>
        <w:pStyle w:val="ListBullet"/>
      </w:pPr>
      <w:r>
        <w:rPr>
          <w:b/>
        </w:rPr>
        <w:t>Thumb reach.</w:t>
      </w:r>
      <w:r>
        <w:t xml:space="preserve"> The primary action sits at the bottom of the screen on the</w:t>
      </w:r>
    </w:p>
    <w:p>
      <w:r>
        <w:t xml:space="preserve">  entry forms, which is the reachable third on a phone.</w:t>
      </w:r>
    </w:p>
    <w:p>
      <w:pPr>
        <w:pStyle w:val="Heading3"/>
      </w:pPr>
      <w:r>
        <w:t>12. Open issues</w:t>
      </w:r>
    </w:p>
    <w:p>
      <w:pPr>
        <w:pStyle w:val="ListBullet"/>
      </w:pPr>
      <w:r>
        <w:rPr>
          <w:b/>
        </w:rPr>
        <w:t>UNVERIFIED:</w:t>
      </w:r>
      <w:r>
        <w:t xml:space="preserve"> the exact wording of the one question and its three answers.</w:t>
      </w:r>
    </w:p>
    <w:p>
      <w:r>
        <w:t xml:space="preserve">  For a screen whose entire content is one question, this is the most important</w:t>
      </w:r>
    </w:p>
    <w:p>
      <w:r>
        <w:t xml:space="preserve">  missing fact in this file.</w:t>
      </w:r>
    </w:p>
    <w:p>
      <w:r>
        <w:br w:type="page"/>
      </w:r>
    </w:p>
    <w:p>
      <w:pPr>
        <w:pStyle w:val="Heading2"/>
      </w:pPr>
      <w:r>
        <w:t>Gym session</w:t>
      </w:r>
    </w:p>
    <w:p>
      <w:pPr>
        <w:pStyle w:val="Heading3"/>
      </w:pPr>
      <w:r>
        <w:t>1. Where it sits</w:t>
      </w:r>
    </w:p>
    <w:p>
      <w:r>
        <w:t>Reached from a to-do item on Today, and from the Gym tab. Route</w:t>
      </w:r>
    </w:p>
    <w:p>
      <w:r>
        <w:rPr>
          <w:rFonts w:ascii="Consolas" w:hAnsi="Consolas"/>
          <w:color w:val="333333"/>
          <w:sz w:val="18"/>
        </w:rPr>
        <w:t>/gym/[sessionId]</w:t>
      </w:r>
      <w:r>
        <w:t xml:space="preserve">. File </w:t>
      </w:r>
      <w:r>
        <w:rPr>
          <w:rFonts w:ascii="Consolas" w:hAnsi="Consolas"/>
          <w:color w:val="333333"/>
          <w:sz w:val="18"/>
        </w:rPr>
        <w:t>src/app/(athlete)/gym/[sessionId]/page.tsx</w:t>
      </w:r>
      <w:r>
        <w:t>, 86 lines.</w:t>
      </w:r>
    </w:p>
    <w:p>
      <w:pPr>
        <w:pStyle w:val="Heading3"/>
      </w:pPr>
      <w:r>
        <w:t>2. Who reaches it and when</w:t>
      </w:r>
    </w:p>
    <w:p>
      <w:r>
        <w:t>An athlete with a gym session assigned to them.</w:t>
      </w:r>
    </w:p>
    <w:p>
      <w:pPr>
        <w:pStyle w:val="Heading3"/>
      </w:pPr>
      <w:r>
        <w:t>3. What you see</w:t>
      </w:r>
    </w:p>
    <w:p>
      <w:r>
        <w:t xml:space="preserve">The session's exercises, </w:t>
      </w:r>
      <w:r>
        <w:rPr>
          <w:b/>
        </w:rPr>
        <w:t>already adjusted for this athlete</w:t>
      </w:r>
      <w:r>
        <w:t>, and a way to log</w:t>
      </w:r>
    </w:p>
    <w:p>
      <w:r>
        <w:t>each set.</w:t>
      </w:r>
    </w:p>
    <w:p>
      <w:r>
        <w:rPr>
          <w:b/>
        </w:rPr>
        <w:t>The prescription is personal, not the group's</w:t>
      </w:r>
      <w:r>
        <w:t xml:space="preserve"> (migration 0043).</w:t>
      </w:r>
    </w:p>
    <w:p>
      <w:r>
        <w:rPr>
          <w:rFonts w:ascii="Consolas" w:hAnsi="Consolas"/>
          <w:color w:val="333333"/>
          <w:sz w:val="18"/>
        </w:rPr>
        <w:t>fetchSessionExercises</w:t>
      </w:r>
      <w:r>
        <w:t xml:space="preserve"> is called with the athlete's id, so:</w:t>
      </w:r>
    </w:p>
    <w:p>
      <w:pPr>
        <w:pStyle w:val="ListBullet"/>
      </w:pPr>
      <w:r>
        <w:t xml:space="preserve">an exercise this athlete is exempt from </w:t>
      </w:r>
      <w:r>
        <w:rPr>
          <w:b/>
        </w:rPr>
        <w:t>does not appear at all</w:t>
      </w:r>
    </w:p>
    <w:p>
      <w:pPr>
        <w:pStyle w:val="ListBullet"/>
      </w:pPr>
      <w:r>
        <w:t>a substitute or a volume override applies</w:t>
      </w:r>
    </w:p>
    <w:p>
      <w:pPr>
        <w:pStyle w:val="ListBullet"/>
      </w:pPr>
      <w:r>
        <w:t>a load cap binds</w:t>
      </w:r>
    </w:p>
    <w:p>
      <w:pPr>
        <w:pStyle w:val="ListBullet"/>
      </w:pPr>
      <w:r>
        <w:t>a percent of 1RM prescription resolves against this athlete's own latest 1RM</w:t>
      </w:r>
    </w:p>
    <w:p>
      <w:r>
        <w:t xml:space="preserve">  result, </w:t>
      </w:r>
      <w:r>
        <w:rPr>
          <w:b/>
        </w:rPr>
        <w:t>or says plainly that it cannot</w:t>
      </w:r>
    </w:p>
    <w:p>
      <w:pPr>
        <w:pStyle w:val="Heading3"/>
      </w:pPr>
      <w:r>
        <w:t>4. What the athlete enters here</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Field</w:t>
            </w:r>
          </w:p>
        </w:tc>
        <w:tc>
          <w:tcPr>
            <w:tcW w:type="dxa" w:w="1080"/>
          </w:tcPr>
          <w:p>
            <w:r>
              <w:rPr>
                <w:b/>
              </w:rPr>
              <w:t>As worded</w:t>
            </w:r>
          </w:p>
        </w:tc>
        <w:tc>
          <w:tcPr>
            <w:tcW w:type="dxa" w:w="1080"/>
          </w:tcPr>
          <w:p>
            <w:r>
              <w:rPr>
                <w:b/>
              </w:rPr>
              <w:t>Type and range</w:t>
            </w:r>
          </w:p>
        </w:tc>
        <w:tc>
          <w:tcPr>
            <w:tcW w:type="dxa" w:w="1080"/>
          </w:tcPr>
          <w:p>
            <w:r>
              <w:rPr>
                <w:b/>
              </w:rPr>
              <w:t>Validation</w:t>
            </w:r>
          </w:p>
        </w:tc>
        <w:tc>
          <w:tcPr>
            <w:tcW w:type="dxa" w:w="1080"/>
          </w:tcPr>
          <w:p>
            <w:r>
              <w:rPr>
                <w:b/>
              </w:rPr>
              <w:t>On invalid</w:t>
            </w:r>
          </w:p>
        </w:tc>
        <w:tc>
          <w:tcPr>
            <w:tcW w:type="dxa" w:w="1080"/>
          </w:tcPr>
          <w:p>
            <w:r>
              <w:rPr>
                <w:b/>
              </w:rPr>
              <w:t>Stored</w:t>
            </w:r>
          </w:p>
        </w:tc>
        <w:tc>
          <w:tcPr>
            <w:tcW w:type="dxa" w:w="1080"/>
          </w:tcPr>
          <w:p>
            <w:r>
              <w:rPr>
                <w:b/>
              </w:rPr>
              <w:t>Editable</w:t>
            </w:r>
          </w:p>
        </w:tc>
        <w:tc>
          <w:tcPr>
            <w:tcW w:type="dxa" w:w="1080"/>
          </w:tcPr>
          <w:p>
            <w:r>
              <w:rPr>
                <w:b/>
              </w:rPr>
              <w:t>Who sees it</w:t>
            </w:r>
          </w:p>
        </w:tc>
      </w:tr>
      <w:tr>
        <w:tc>
          <w:tcPr>
            <w:tcW w:type="dxa" w:w="1080"/>
          </w:tcPr>
          <w:p>
            <w:r>
              <w:t>Set logs</w:t>
            </w:r>
          </w:p>
        </w:tc>
        <w:tc>
          <w:tcPr>
            <w:tcW w:type="dxa" w:w="1080"/>
          </w:tcPr>
          <w:p>
            <w:r>
              <w:t>UNVERIFIED exact labels</w:t>
            </w:r>
          </w:p>
        </w:tc>
        <w:tc>
          <w:tcPr>
            <w:tcW w:type="dxa" w:w="1080"/>
          </w:tcPr>
          <w:p>
            <w:r>
              <w:t>weight and repetitions per set</w:t>
            </w:r>
          </w:p>
        </w:tc>
        <w:tc>
          <w:tcPr>
            <w:tcW w:type="dxa" w:w="1080"/>
          </w:tcPr>
          <w:p>
            <w:r>
              <w:t xml:space="preserve">client validator in </w:t>
            </w:r>
            <w:r>
              <w:rPr>
                <w:rFonts w:ascii="Consolas" w:hAnsi="Consolas"/>
                <w:color w:val="333333"/>
                <w:sz w:val="18"/>
              </w:rPr>
              <w:t>src/lib/validation/gym.ts</w:t>
            </w:r>
          </w:p>
        </w:tc>
        <w:tc>
          <w:tcPr>
            <w:tcW w:type="dxa" w:w="1080"/>
          </w:tcPr>
          <w:p>
            <w:r>
              <w:t>UNVERIFIED</w:t>
            </w:r>
          </w:p>
        </w:tc>
        <w:tc>
          <w:tcPr>
            <w:tcW w:type="dxa" w:w="1080"/>
          </w:tcPr>
          <w:p>
            <w:r>
              <w:rPr>
                <w:rFonts w:ascii="Consolas" w:hAnsi="Consolas"/>
                <w:color w:val="333333"/>
                <w:sz w:val="18"/>
              </w:rPr>
              <w:t>gym_set_logs</w:t>
            </w:r>
          </w:p>
        </w:tc>
        <w:tc>
          <w:tcPr>
            <w:tcW w:type="dxa" w:w="1080"/>
          </w:tcPr>
          <w:p>
            <w:r>
              <w:rPr>
                <w:b/>
              </w:rPr>
              <w:t>No</w:t>
            </w:r>
          </w:p>
        </w:tc>
        <w:tc>
          <w:tcPr>
            <w:tcW w:type="dxa" w:w="1080"/>
          </w:tcPr>
          <w:p>
            <w:r>
              <w:t>staff, immediately</w:t>
            </w:r>
          </w:p>
        </w:tc>
      </w:tr>
    </w:tbl>
    <w:p/>
    <w:p>
      <w:r>
        <w:rPr>
          <w:rFonts w:ascii="Consolas" w:hAnsi="Consolas"/>
          <w:color w:val="333333"/>
          <w:sz w:val="18"/>
        </w:rPr>
        <w:t>gym_set_logs</w:t>
      </w:r>
      <w:r>
        <w:t xml:space="preserve"> carries </w:t>
      </w:r>
      <w:r>
        <w:rPr>
          <w:rFonts w:ascii="Consolas" w:hAnsi="Consolas"/>
          <w:color w:val="333333"/>
          <w:sz w:val="18"/>
        </w:rPr>
        <w:t>revision_of</w:t>
      </w:r>
      <w:r>
        <w:t xml:space="preserve"> and </w:t>
      </w:r>
      <w:r>
        <w:rPr>
          <w:rFonts w:ascii="Consolas" w:hAnsi="Consolas"/>
          <w:color w:val="333333"/>
          <w:sz w:val="18"/>
        </w:rPr>
        <w:t>superseded_by</w:t>
      </w:r>
      <w:r>
        <w:t xml:space="preserve"> with check constraints</w:t>
      </w:r>
    </w:p>
    <w:p>
      <w:r>
        <w:t>stopping a row pointing at itself, so the correction pattern exists at the table</w:t>
      </w:r>
    </w:p>
    <w:p>
      <w:r>
        <w:t>level.</w:t>
      </w:r>
    </w:p>
    <w:p>
      <w:pPr>
        <w:pStyle w:val="Heading3"/>
      </w:pPr>
      <w:r>
        <w:t>5. Every number shown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Metric ID</w:t>
            </w:r>
          </w:p>
        </w:tc>
        <w:tc>
          <w:tcPr>
            <w:tcW w:type="dxa" w:w="1728"/>
          </w:tcPr>
          <w:p>
            <w:r>
              <w:rPr>
                <w:b/>
              </w:rPr>
              <w:t>Label</w:t>
            </w:r>
          </w:p>
        </w:tc>
        <w:tc>
          <w:tcPr>
            <w:tcW w:type="dxa" w:w="1728"/>
          </w:tcPr>
          <w:p>
            <w:r>
              <w:rPr>
                <w:b/>
              </w:rPr>
              <w:t>Meaning</w:t>
            </w:r>
          </w:p>
        </w:tc>
        <w:tc>
          <w:tcPr>
            <w:tcW w:type="dxa" w:w="1728"/>
          </w:tcPr>
          <w:p>
            <w:r>
              <w:rPr>
                <w:b/>
              </w:rPr>
              <w:t>Window</w:t>
            </w:r>
          </w:p>
        </w:tc>
        <w:tc>
          <w:tcPr>
            <w:tcW w:type="dxa" w:w="1728"/>
          </w:tcPr>
          <w:p>
            <w:r>
              <w:rPr>
                <w:b/>
              </w:rPr>
              <w:t>When missing</w:t>
            </w:r>
          </w:p>
        </w:tc>
      </w:tr>
      <w:tr>
        <w:tc>
          <w:tcPr>
            <w:tcW w:type="dxa" w:w="1728"/>
          </w:tcPr>
          <w:p>
            <w:r>
              <w:t>MET-030</w:t>
            </w:r>
          </w:p>
        </w:tc>
        <w:tc>
          <w:tcPr>
            <w:tcW w:type="dxa" w:w="1728"/>
          </w:tcPr>
          <w:p>
            <w:r>
              <w:t>The prescription</w:t>
            </w:r>
          </w:p>
        </w:tc>
        <w:tc>
          <w:tcPr>
            <w:tcW w:type="dxa" w:w="1728"/>
          </w:tcPr>
          <w:p>
            <w:r>
              <w:t>What to lift, resolved for this athlete</w:t>
            </w:r>
          </w:p>
        </w:tc>
        <w:tc>
          <w:tcPr>
            <w:tcW w:type="dxa" w:w="1728"/>
          </w:tcPr>
          <w:p>
            <w:r>
              <w:t>This session</w:t>
            </w:r>
          </w:p>
        </w:tc>
        <w:tc>
          <w:tcPr>
            <w:tcW w:type="dxa" w:w="1728"/>
          </w:tcPr>
          <w:p>
            <w:r>
              <w:t>says plainly it cannot resolve</w:t>
            </w:r>
          </w:p>
        </w:tc>
      </w:tr>
    </w:tbl>
    <w:p/>
    <w:p>
      <w:pPr>
        <w:pStyle w:val="Heading3"/>
      </w:pPr>
      <w:r>
        <w:t>6. Every thing you can act 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Element</w:t>
            </w:r>
          </w:p>
        </w:tc>
        <w:tc>
          <w:tcPr>
            <w:tcW w:type="dxa" w:w="1234"/>
          </w:tcPr>
          <w:p>
            <w:r>
              <w:rPr>
                <w:b/>
              </w:rPr>
              <w:t>Where</w:t>
            </w:r>
          </w:p>
        </w:tc>
        <w:tc>
          <w:tcPr>
            <w:tcW w:type="dxa" w:w="1234"/>
          </w:tcPr>
          <w:p>
            <w:r>
              <w:rPr>
                <w:b/>
              </w:rPr>
              <w:t>What happens</w:t>
            </w:r>
          </w:p>
        </w:tc>
        <w:tc>
          <w:tcPr>
            <w:tcW w:type="dxa" w:w="1234"/>
          </w:tcPr>
          <w:p>
            <w:r>
              <w:rPr>
                <w:b/>
              </w:rPr>
              <w:t>Takes you to</w:t>
            </w:r>
          </w:p>
        </w:tc>
        <w:tc>
          <w:tcPr>
            <w:tcW w:type="dxa" w:w="1234"/>
          </w:tcPr>
          <w:p>
            <w:r>
              <w:rPr>
                <w:b/>
              </w:rPr>
              <w:t>Writes</w:t>
            </w:r>
          </w:p>
        </w:tc>
        <w:tc>
          <w:tcPr>
            <w:tcW w:type="dxa" w:w="1234"/>
          </w:tcPr>
          <w:p>
            <w:r>
              <w:rPr>
                <w:b/>
              </w:rPr>
              <w:t>Confirm</w:t>
            </w:r>
          </w:p>
        </w:tc>
        <w:tc>
          <w:tcPr>
            <w:tcW w:type="dxa" w:w="1234"/>
          </w:tcPr>
          <w:p>
            <w:r>
              <w:rPr>
                <w:b/>
              </w:rPr>
              <w:t>Hidden when</w:t>
            </w:r>
          </w:p>
        </w:tc>
      </w:tr>
      <w:tr>
        <w:tc>
          <w:tcPr>
            <w:tcW w:type="dxa" w:w="1234"/>
          </w:tcPr>
          <w:p>
            <w:r>
              <w:t>Log a set</w:t>
            </w:r>
          </w:p>
        </w:tc>
        <w:tc>
          <w:tcPr>
            <w:tcW w:type="dxa" w:w="1234"/>
          </w:tcPr>
          <w:p>
            <w:r>
              <w:t>Per exercise</w:t>
            </w:r>
          </w:p>
        </w:tc>
        <w:tc>
          <w:tcPr>
            <w:tcW w:type="dxa" w:w="1234"/>
          </w:tcPr>
          <w:p>
            <w:r>
              <w:t>Records weight and reps</w:t>
            </w:r>
          </w:p>
        </w:tc>
        <w:tc>
          <w:tcPr>
            <w:tcW w:type="dxa" w:w="1234"/>
          </w:tcPr>
          <w:p>
            <w:r>
              <w:t>stays</w:t>
            </w:r>
          </w:p>
        </w:tc>
        <w:tc>
          <w:tcPr>
            <w:tcW w:type="dxa" w:w="1234"/>
          </w:tcPr>
          <w:p>
            <w:r>
              <w:t xml:space="preserve">a </w:t>
            </w:r>
            <w:r>
              <w:rPr>
                <w:rFonts w:ascii="Consolas" w:hAnsi="Consolas"/>
                <w:color w:val="333333"/>
                <w:sz w:val="18"/>
              </w:rPr>
              <w:t>gym_set_logs</w:t>
            </w:r>
            <w:r>
              <w:t xml:space="preserve"> row</w:t>
            </w:r>
          </w:p>
        </w:tc>
        <w:tc>
          <w:tcPr>
            <w:tcW w:type="dxa" w:w="1234"/>
          </w:tcPr>
          <w:p>
            <w:r>
              <w:t>UNVERIFIED</w:t>
            </w:r>
          </w:p>
        </w:tc>
        <w:tc>
          <w:tcPr>
            <w:tcW w:type="dxa" w:w="1234"/>
          </w:tcPr>
          <w:p>
            <w:r>
              <w:t>the exercise is exempt for this athlete</w:t>
            </w:r>
          </w:p>
        </w:tc>
      </w:tr>
      <w:tr>
        <w:tc>
          <w:tcPr>
            <w:tcW w:type="dxa" w:w="1234"/>
          </w:tcPr>
          <w:p>
            <w:r>
              <w:t>Start session</w:t>
            </w:r>
          </w:p>
        </w:tc>
        <w:tc>
          <w:tcPr>
            <w:tcW w:type="dxa" w:w="1234"/>
          </w:tcPr>
          <w:p>
            <w:r>
              <w:t>On open</w:t>
            </w:r>
          </w:p>
        </w:tc>
        <w:tc>
          <w:tcPr>
            <w:tcW w:type="dxa" w:w="1234"/>
          </w:tcPr>
          <w:p>
            <w:r>
              <w:rPr>
                <w:rFonts w:ascii="Consolas" w:hAnsi="Consolas"/>
                <w:color w:val="333333"/>
                <w:sz w:val="18"/>
              </w:rPr>
              <w:t>startOrGetSessionLog</w:t>
            </w:r>
            <w:r>
              <w:t xml:space="preserve"> creates or resumes the session log</w:t>
            </w:r>
          </w:p>
        </w:tc>
        <w:tc>
          <w:tcPr>
            <w:tcW w:type="dxa" w:w="1234"/>
          </w:tcPr>
          <w:p>
            <w:r>
              <w:t>stays</w:t>
            </w:r>
          </w:p>
        </w:tc>
        <w:tc>
          <w:tcPr>
            <w:tcW w:type="dxa" w:w="1234"/>
          </w:tcPr>
          <w:p>
            <w:r>
              <w:t xml:space="preserve">a </w:t>
            </w:r>
            <w:r>
              <w:rPr>
                <w:rFonts w:ascii="Consolas" w:hAnsi="Consolas"/>
                <w:color w:val="333333"/>
                <w:sz w:val="18"/>
              </w:rPr>
              <w:t>gym_session_logs</w:t>
            </w:r>
            <w:r>
              <w:t xml:space="preserve"> row</w:t>
            </w:r>
          </w:p>
        </w:tc>
        <w:tc>
          <w:tcPr>
            <w:tcW w:type="dxa" w:w="1234"/>
          </w:tcPr>
          <w:p>
            <w:r>
              <w:t>no</w:t>
            </w:r>
          </w:p>
        </w:tc>
        <w:tc>
          <w:tcPr>
            <w:tcW w:type="dxa" w:w="1234"/>
          </w:tcPr>
          <w:p>
            <w:r>
              <w:t>never</w:t>
            </w:r>
          </w:p>
        </w:tc>
      </w:tr>
    </w:tbl>
    <w:p/>
    <w:p>
      <w:r>
        <w:rPr>
          <w:b/>
        </w:rPr>
        <w:t>Two things are deliberately absent</w:t>
      </w:r>
      <w:r>
        <w:t xml:space="preserve">, and the file says so: </w:t>
      </w:r>
      <w:r>
        <w:rPr>
          <w:b/>
        </w:rPr>
        <w:t>no rest timer</w:t>
      </w:r>
    </w:p>
    <w:p>
      <w:r>
        <w:t xml:space="preserve">and </w:t>
      </w:r>
      <w:r>
        <w:rPr>
          <w:b/>
        </w:rPr>
        <w:t>no comparison with previous performance</w:t>
      </w:r>
      <w:r>
        <w:t>. Both need history queries a</w:t>
      </w:r>
    </w:p>
    <w:p>
      <w:r>
        <w:t>fuller pass would add.</w:t>
      </w:r>
    </w:p>
    <w:p>
      <w:pPr>
        <w:pStyle w:val="Heading3"/>
      </w:pPr>
      <w:r>
        <w:t>7. Offline and sync</w:t>
      </w:r>
    </w:p>
    <w:p>
      <w:r>
        <w:t>The entry is saved on the phone first and sent when there is signal</w:t>
      </w:r>
    </w:p>
    <w:p>
      <w:r>
        <w:t>(</w:t>
      </w:r>
      <w:r>
        <w:rPr>
          <w:rFonts w:ascii="Consolas" w:hAnsi="Consolas"/>
          <w:color w:val="333333"/>
          <w:sz w:val="18"/>
        </w:rPr>
        <w:t>src/lib/outbox.ts</w:t>
      </w:r>
      <w:r>
        <w:t>). Its own header states the rule: an athlete standing in a</w:t>
      </w:r>
    </w:p>
    <w:p>
      <w:r>
        <w:t>gym with no bars must never be shown a network error for something they have</w:t>
      </w:r>
    </w:p>
    <w:p>
      <w:r>
        <w:t>already done.</w:t>
      </w:r>
    </w:p>
    <w:p>
      <w:pPr>
        <w:pStyle w:val="ListBullet"/>
      </w:pPr>
      <w:r>
        <w:rPr>
          <w:b/>
        </w:rPr>
        <w:t>Queued in `localStorage`</w:t>
      </w:r>
      <w:r>
        <w:t>, one key per domain.</w:t>
      </w:r>
    </w:p>
    <w:p>
      <w:pPr>
        <w:pStyle w:val="ListBullet"/>
      </w:pPr>
      <w:r>
        <w:rPr>
          <w:b/>
        </w:rPr>
        <w:t>Retried on the next load</w:t>
      </w:r>
      <w:r>
        <w:t xml:space="preserve"> of the app.</w:t>
      </w:r>
    </w:p>
    <w:p>
      <w:pPr>
        <w:pStyle w:val="ListBullet"/>
      </w:pPr>
      <w:r>
        <w:rPr>
          <w:b/>
        </w:rPr>
        <w:t>If the app is closed before sync completes</w:t>
      </w:r>
      <w:r>
        <w:t>, the entry is still in the queue</w:t>
      </w:r>
    </w:p>
    <w:p>
      <w:r>
        <w:t xml:space="preserve">  and goes on the next open.</w:t>
      </w:r>
    </w:p>
    <w:p>
      <w:r>
        <w:rPr>
          <w:b/>
        </w:rPr>
        <w:t>UNVERIFIED: what the athlete sees while an entry is queued</w:t>
      </w:r>
      <w:r>
        <w:t>, and what happens</w:t>
      </w:r>
    </w:p>
    <w:p>
      <w:r>
        <w:t>if the same day is submitted twice from two devices. Looked in</w:t>
      </w:r>
    </w:p>
    <w:p>
      <w:r>
        <w:rPr>
          <w:rFonts w:ascii="Consolas" w:hAnsi="Consolas"/>
          <w:color w:val="333333"/>
          <w:sz w:val="18"/>
        </w:rPr>
        <w:t>src/lib/outbox.ts</w:t>
      </w:r>
      <w:r>
        <w:t xml:space="preserve"> and the screen's own component.</w:t>
      </w:r>
    </w:p>
    <w:p>
      <w:pPr>
        <w:pStyle w:val="Heading3"/>
      </w:pPr>
      <w:r>
        <w:t>8. Notifications</w:t>
      </w:r>
    </w:p>
    <w:p>
      <w:r>
        <w:rPr>
          <w:b/>
        </w:rPr>
        <w:t>UNVERIFIED: none found for this screen.</w:t>
      </w:r>
    </w:p>
    <w:p>
      <w:pPr>
        <w:pStyle w:val="Heading3"/>
      </w:pPr>
      <w:r>
        <w:t>9. Permissions</w:t>
      </w:r>
    </w:p>
    <w:p>
      <w:r>
        <w:t>None.</w:t>
      </w:r>
    </w:p>
    <w:p>
      <w:pPr>
        <w:pStyle w:val="Heading3"/>
      </w:pPr>
      <w:r>
        <w:t>10. States</w:t>
      </w:r>
    </w:p>
    <w:p>
      <w:r>
        <w:t>Loading, session already complete, error, offline queued, an exercise whose</w:t>
      </w:r>
    </w:p>
    <w:p>
      <w:r>
        <w:t>percent of 1RM cannot resolve because the athlete has no 1RM result.</w:t>
      </w:r>
    </w:p>
    <w:p>
      <w:pPr>
        <w:pStyle w:val="Heading3"/>
      </w:pPr>
      <w:r>
        <w:t>11. Accessibility and device</w:t>
      </w:r>
    </w:p>
    <w:p>
      <w:r>
        <w:t>Stage A0 recorded the decision to translate this section for a web app rather</w:t>
      </w:r>
    </w:p>
    <w:p>
      <w:r>
        <w:t>than drop it.</w:t>
      </w:r>
    </w:p>
    <w:p>
      <w:pPr>
        <w:pStyle w:val="ListBullet"/>
      </w:pPr>
      <w:r>
        <w:rPr>
          <w:b/>
        </w:rPr>
        <w:t>Text scaling.</w:t>
      </w:r>
      <w:r>
        <w:t xml:space="preserve"> UNVERIFIED: no test at 200 percent browser zoom.</w:t>
      </w:r>
    </w:p>
    <w:p>
      <w:pPr>
        <w:pStyle w:val="ListBullet"/>
      </w:pPr>
      <w:r>
        <w:rPr>
          <w:b/>
        </w:rPr>
        <w:t>Screen reader.</w:t>
      </w:r>
      <w:r>
        <w:t xml:space="preserve"> UNVERIFIED per element.</w:t>
      </w:r>
    </w:p>
    <w:p>
      <w:pPr>
        <w:pStyle w:val="ListBullet"/>
      </w:pPr>
      <w:r>
        <w:rPr>
          <w:b/>
        </w:rPr>
        <w:t>Supported browsers.</w:t>
      </w:r>
      <w:r>
        <w:t xml:space="preserve"> UNVERIFIED: no browser support policy found.</w:t>
      </w:r>
    </w:p>
    <w:p>
      <w:pPr>
        <w:pStyle w:val="ListBullet"/>
      </w:pPr>
      <w:r>
        <w:rPr>
          <w:b/>
        </w:rPr>
        <w:t>Thumb reach.</w:t>
      </w:r>
      <w:r>
        <w:t xml:space="preserve"> The primary action sits at the bottom of the screen on the</w:t>
      </w:r>
    </w:p>
    <w:p>
      <w:r>
        <w:t xml:space="preserve">  entry forms, which is the reachable third on a phone.</w:t>
      </w:r>
    </w:p>
    <w:p>
      <w:pPr>
        <w:pStyle w:val="Heading3"/>
      </w:pPr>
      <w:r>
        <w:t>12. Open issues</w:t>
      </w:r>
    </w:p>
    <w:p>
      <w:pPr>
        <w:pStyle w:val="ListBullet"/>
      </w:pPr>
      <w:r>
        <w:rPr>
          <w:b/>
        </w:rPr>
        <w:t>NOT BUILT:</w:t>
      </w:r>
      <w:r>
        <w:t xml:space="preserve"> rest timer, previous performance comparison.</w:t>
      </w:r>
    </w:p>
    <w:p>
      <w:pPr>
        <w:pStyle w:val="ListBullet"/>
      </w:pPr>
      <w:r>
        <w:rPr>
          <w:b/>
        </w:rPr>
        <w:t>UNVERIFIED:</w:t>
      </w:r>
      <w:r>
        <w:t xml:space="preserve"> the exact field labels and what happens on invalid input.</w:t>
      </w:r>
    </w:p>
    <w:p>
      <w:r>
        <w:br w:type="page"/>
      </w:r>
    </w:p>
    <w:p>
      <w:pPr>
        <w:pStyle w:val="Heading2"/>
      </w:pPr>
      <w:r>
        <w:t>My data</w:t>
      </w:r>
    </w:p>
    <w:p>
      <w:pPr>
        <w:pStyle w:val="Heading3"/>
      </w:pPr>
      <w:r>
        <w:t>1. Where it sits</w:t>
      </w:r>
    </w:p>
    <w:p>
      <w:r>
        <w:t xml:space="preserve">Tab 2 of 4. Route </w:t>
      </w:r>
      <w:r>
        <w:rPr>
          <w:rFonts w:ascii="Consolas" w:hAnsi="Consolas"/>
          <w:color w:val="333333"/>
          <w:sz w:val="18"/>
        </w:rPr>
        <w:t>/my-data</w:t>
      </w:r>
      <w:r>
        <w:t xml:space="preserve">. File </w:t>
      </w:r>
      <w:r>
        <w:rPr>
          <w:rFonts w:ascii="Consolas" w:hAnsi="Consolas"/>
          <w:color w:val="333333"/>
          <w:sz w:val="18"/>
        </w:rPr>
        <w:t>src/app/(athlete)/my-data/page.tsx</w:t>
      </w:r>
      <w:r>
        <w:t>,</w:t>
      </w:r>
    </w:p>
    <w:p>
      <w:r>
        <w:rPr>
          <w:b/>
        </w:rPr>
        <w:t>1,726 lines, the largest screen in either app.</w:t>
      </w:r>
    </w:p>
    <w:p>
      <w:pPr>
        <w:pStyle w:val="Heading3"/>
      </w:pPr>
      <w:r>
        <w:t>2. Who reaches it and when</w:t>
      </w:r>
    </w:p>
    <w:p>
      <w:r>
        <w:t>Every athlete, any time. Base package.</w:t>
      </w:r>
    </w:p>
    <w:p>
      <w:pPr>
        <w:pStyle w:val="Heading3"/>
      </w:pPr>
      <w:r>
        <w:t>3. What you see</w:t>
      </w:r>
    </w:p>
    <w:p>
      <w:r>
        <w:rPr>
          <w:b/>
        </w:rPr>
        <w:t>Five domains as regions of one page, not five screens</w:t>
      </w:r>
      <w:r>
        <w:t>: wellness, gym,</w:t>
      </w:r>
    </w:p>
    <w:p>
      <w:r>
        <w:t>testing, training and nutrition (</w:t>
      </w:r>
      <w:r>
        <w:rPr>
          <w:rFonts w:ascii="Consolas" w:hAnsi="Consolas"/>
          <w:color w:val="333333"/>
          <w:sz w:val="18"/>
        </w:rPr>
        <w:t>my-data/page.tsx:351</w:t>
      </w:r>
      <w:r>
        <w:t>). Each is a segment on</w:t>
      </w:r>
    </w:p>
    <w:p>
      <w:r>
        <w:t>the same page, reached by an anchor.</w:t>
      </w:r>
    </w:p>
    <w:p>
      <w:r>
        <w:t>The wellness region is a readiness line with a 14 day rolling mean and a plus or</w:t>
      </w:r>
    </w:p>
    <w:p>
      <w:r>
        <w:t>minus 1 SD band drawn around it.</w:t>
      </w:r>
    </w:p>
    <w:p>
      <w:r>
        <w:rPr>
          <w:b/>
        </w:rPr>
        <w:t>Two domains have no segment: `gps` and `compliance`</w:t>
      </w:r>
      <w:r>
        <w:t xml:space="preserve"> (</w:t>
      </w:r>
      <w:r>
        <w:rPr>
          <w:rFonts w:ascii="Consolas" w:hAnsi="Consolas"/>
          <w:color w:val="333333"/>
          <w:sz w:val="18"/>
        </w:rPr>
        <w:t>my-data/page.tsx:452</w:t>
      </w:r>
      <w:r>
        <w:t>).</w:t>
      </w:r>
    </w:p>
    <w:p>
      <w:r>
        <w:t>A flag in either of those domains has nowhere to land on this screen.</w:t>
      </w:r>
    </w:p>
    <w:p>
      <w:pPr>
        <w:pStyle w:val="Heading3"/>
      </w:pPr>
      <w:r>
        <w:t>4. What the athlete enters here</w:t>
      </w:r>
    </w:p>
    <w:p>
      <w:r>
        <w:rPr>
          <w:b/>
        </w:rPr>
        <w:t>Nothing.</w:t>
      </w:r>
      <w:r>
        <w:t xml:space="preserve"> My data is read only.</w:t>
      </w:r>
    </w:p>
    <w:p>
      <w:pPr>
        <w:pStyle w:val="Heading3"/>
      </w:pPr>
      <w:r>
        <w:t>5. Every number shown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Metric ID</w:t>
            </w:r>
          </w:p>
        </w:tc>
        <w:tc>
          <w:tcPr>
            <w:tcW w:type="dxa" w:w="1728"/>
          </w:tcPr>
          <w:p>
            <w:r>
              <w:rPr>
                <w:b/>
              </w:rPr>
              <w:t>Label</w:t>
            </w:r>
          </w:p>
        </w:tc>
        <w:tc>
          <w:tcPr>
            <w:tcW w:type="dxa" w:w="1728"/>
          </w:tcPr>
          <w:p>
            <w:r>
              <w:rPr>
                <w:b/>
              </w:rPr>
              <w:t>Meaning</w:t>
            </w:r>
          </w:p>
        </w:tc>
        <w:tc>
          <w:tcPr>
            <w:tcW w:type="dxa" w:w="1728"/>
          </w:tcPr>
          <w:p>
            <w:r>
              <w:rPr>
                <w:b/>
              </w:rPr>
              <w:t>Window</w:t>
            </w:r>
          </w:p>
        </w:tc>
        <w:tc>
          <w:tcPr>
            <w:tcW w:type="dxa" w:w="1728"/>
          </w:tcPr>
          <w:p>
            <w:r>
              <w:rPr>
                <w:b/>
              </w:rPr>
              <w:t>When missing</w:t>
            </w:r>
          </w:p>
        </w:tc>
      </w:tr>
      <w:tr>
        <w:tc>
          <w:tcPr>
            <w:tcW w:type="dxa" w:w="1728"/>
          </w:tcPr>
          <w:p>
            <w:r>
              <w:t>MET-001</w:t>
            </w:r>
          </w:p>
        </w:tc>
        <w:tc>
          <w:tcPr>
            <w:tcW w:type="dxa" w:w="1728"/>
          </w:tcPr>
          <w:p>
            <w:r>
              <w:t>Readiness</w:t>
            </w:r>
          </w:p>
        </w:tc>
        <w:tc>
          <w:tcPr>
            <w:tcW w:type="dxa" w:w="1728"/>
          </w:tcPr>
          <w:p>
            <w:r>
              <w:t>Their own readiness</w:t>
            </w:r>
          </w:p>
        </w:tc>
        <w:tc>
          <w:tcPr>
            <w:tcW w:type="dxa" w:w="1728"/>
          </w:tcPr>
          <w:p>
            <w:r>
              <w:t>Daily, charted</w:t>
            </w:r>
          </w:p>
        </w:tc>
        <w:tc>
          <w:tcPr>
            <w:tcW w:type="dxa" w:w="1728"/>
          </w:tcPr>
          <w:p>
            <w:r>
              <w:rPr>
                <w:b/>
              </w:rPr>
              <w:t>A day with no entry is a gap, never a zero</w:t>
            </w:r>
          </w:p>
        </w:tc>
      </w:tr>
      <w:tr>
        <w:tc>
          <w:tcPr>
            <w:tcW w:type="dxa" w:w="1728"/>
          </w:tcPr>
          <w:p>
            <w:r>
              <w:t>MET-006</w:t>
            </w:r>
          </w:p>
        </w:tc>
        <w:tc>
          <w:tcPr>
            <w:tcW w:type="dxa" w:w="1728"/>
          </w:tcPr>
          <w:p>
            <w:r>
              <w:t>The shaded area and dashed line</w:t>
            </w:r>
          </w:p>
        </w:tc>
        <w:tc>
          <w:tcPr>
            <w:tcW w:type="dxa" w:w="1728"/>
          </w:tcPr>
          <w:p>
            <w:r>
              <w:t>14 day rolling mean plus or minus 1 SD</w:t>
            </w:r>
          </w:p>
        </w:tc>
        <w:tc>
          <w:tcPr>
            <w:tcW w:type="dxa" w:w="1728"/>
          </w:tcPr>
          <w:p>
            <w:r>
              <w:t>14 days</w:t>
            </w:r>
          </w:p>
        </w:tc>
        <w:tc>
          <w:tcPr>
            <w:tcW w:type="dxa" w:w="1728"/>
          </w:tcPr>
          <w:p>
            <w:r>
              <w:t>no band until there is history</w:t>
            </w:r>
          </w:p>
        </w:tc>
      </w:tr>
      <w:tr>
        <w:tc>
          <w:tcPr>
            <w:tcW w:type="dxa" w:w="1728"/>
          </w:tcPr>
          <w:p>
            <w:r>
              <w:t>MET-003</w:t>
            </w:r>
          </w:p>
        </w:tc>
        <w:tc>
          <w:tcPr>
            <w:tcW w:type="dxa" w:w="1728"/>
          </w:tcPr>
          <w:p>
            <w:r>
              <w:t>Sleep</w:t>
            </w:r>
          </w:p>
        </w:tc>
        <w:tc>
          <w:tcPr>
            <w:tcW w:type="dxa" w:w="1728"/>
          </w:tcPr>
          <w:p>
            <w:r>
              <w:t>Hours slept</w:t>
            </w:r>
          </w:p>
        </w:tc>
        <w:tc>
          <w:tcPr>
            <w:tcW w:type="dxa" w:w="1728"/>
          </w:tcPr>
          <w:p>
            <w:r>
              <w:t>Daily</w:t>
            </w:r>
          </w:p>
        </w:tc>
        <w:tc>
          <w:tcPr>
            <w:tcW w:type="dxa" w:w="1728"/>
          </w:tcPr>
          <w:p>
            <w:r>
              <w:t>gap</w:t>
            </w:r>
          </w:p>
        </w:tc>
      </w:tr>
      <w:tr>
        <w:tc>
          <w:tcPr>
            <w:tcW w:type="dxa" w:w="1728"/>
          </w:tcPr>
          <w:p>
            <w:r>
              <w:t>MET-004</w:t>
            </w:r>
          </w:p>
        </w:tc>
        <w:tc>
          <w:tcPr>
            <w:tcW w:type="dxa" w:w="1728"/>
          </w:tcPr>
          <w:p>
            <w:r>
              <w:t>Soreness</w:t>
            </w:r>
          </w:p>
        </w:tc>
        <w:tc>
          <w:tcPr>
            <w:tcW w:type="dxa" w:w="1728"/>
          </w:tcPr>
          <w:p>
            <w:r>
              <w:t>1 to 5, 5 is none</w:t>
            </w:r>
          </w:p>
        </w:tc>
        <w:tc>
          <w:tcPr>
            <w:tcW w:type="dxa" w:w="1728"/>
          </w:tcPr>
          <w:p>
            <w:r>
              <w:t>Daily</w:t>
            </w:r>
          </w:p>
        </w:tc>
        <w:tc>
          <w:tcPr>
            <w:tcW w:type="dxa" w:w="1728"/>
          </w:tcPr>
          <w:p>
            <w:r>
              <w:t>gap</w:t>
            </w:r>
          </w:p>
        </w:tc>
      </w:tr>
      <w:tr>
        <w:tc>
          <w:tcPr>
            <w:tcW w:type="dxa" w:w="1728"/>
          </w:tcPr>
          <w:p>
            <w:r>
              <w:t>MET-028</w:t>
            </w:r>
          </w:p>
        </w:tc>
        <w:tc>
          <w:tcPr>
            <w:tcW w:type="dxa" w:w="1728"/>
          </w:tcPr>
          <w:p>
            <w:r>
              <w:t>Test results</w:t>
            </w:r>
          </w:p>
        </w:tc>
        <w:tc>
          <w:tcPr>
            <w:tcW w:type="dxa" w:w="1728"/>
          </w:tcPr>
          <w:p>
            <w:r>
              <w:t>Their own results</w:t>
            </w:r>
          </w:p>
        </w:tc>
        <w:tc>
          <w:tcPr>
            <w:tcW w:type="dxa" w:w="1728"/>
          </w:tcPr>
          <w:p>
            <w:r>
              <w:t>All</w:t>
            </w:r>
          </w:p>
        </w:tc>
        <w:tc>
          <w:tcPr>
            <w:tcW w:type="dxa" w:w="1728"/>
          </w:tcPr>
          <w:p>
            <w:r>
              <w:t>empty</w:t>
            </w:r>
          </w:p>
        </w:tc>
      </w:tr>
      <w:tr>
        <w:tc>
          <w:tcPr>
            <w:tcW w:type="dxa" w:w="1728"/>
          </w:tcPr>
          <w:p>
            <w:r>
              <w:t>MET-029</w:t>
            </w:r>
          </w:p>
        </w:tc>
        <w:tc>
          <w:tcPr>
            <w:tcW w:type="dxa" w:w="1728"/>
          </w:tcPr>
          <w:p>
            <w:r>
              <w:t>Personal best</w:t>
            </w:r>
          </w:p>
        </w:tc>
        <w:tc>
          <w:tcPr>
            <w:tcW w:type="dxa" w:w="1728"/>
          </w:tcPr>
          <w:p>
            <w:r>
              <w:rPr>
                <w:b/>
              </w:rPr>
              <w:t>Best ever, not best in window</w:t>
            </w:r>
          </w:p>
        </w:tc>
        <w:tc>
          <w:tcPr>
            <w:tcW w:type="dxa" w:w="1728"/>
          </w:tcPr>
          <w:p>
            <w:r>
              <w:t>All time</w:t>
            </w:r>
          </w:p>
        </w:tc>
        <w:tc>
          <w:tcPr>
            <w:tcW w:type="dxa" w:w="1728"/>
          </w:tcPr>
          <w:p>
            <w:r>
              <w:t>empty</w:t>
            </w:r>
          </w:p>
        </w:tc>
      </w:tr>
      <w:tr>
        <w:tc>
          <w:tcPr>
            <w:tcW w:type="dxa" w:w="1728"/>
          </w:tcPr>
          <w:p>
            <w:r>
              <w:t>MET-037</w:t>
            </w:r>
          </w:p>
        </w:tc>
        <w:tc>
          <w:tcPr>
            <w:tcW w:type="dxa" w:w="1728"/>
          </w:tcPr>
          <w:p>
            <w:r>
              <w:t>Board position</w:t>
            </w:r>
          </w:p>
        </w:tc>
        <w:tc>
          <w:tcPr>
            <w:tcW w:type="dxa" w:w="1728"/>
          </w:tcPr>
          <w:p>
            <w:r>
              <w:t>Where they sit</w:t>
            </w:r>
          </w:p>
        </w:tc>
        <w:tc>
          <w:tcPr>
            <w:tcW w:type="dxa" w:w="1728"/>
          </w:tcPr>
          <w:p>
            <w:r>
              <w:t>Per board</w:t>
            </w:r>
          </w:p>
        </w:tc>
        <w:tc>
          <w:tcPr>
            <w:tcW w:type="dxa" w:w="1728"/>
          </w:tcPr>
          <w:p>
            <w:r>
              <w:t>board hidden</w:t>
            </w:r>
          </w:p>
        </w:tc>
      </w:tr>
    </w:tbl>
    <w:p/>
    <w:p>
      <w:r>
        <w:rPr>
          <w:b/>
        </w:rPr>
        <w:t>MET-029 carries a fixed bug worth knowing about.</w:t>
      </w:r>
      <w:r>
        <w:t xml:space="preserve"> Ordering by </w:t>
      </w:r>
      <w:r>
        <w:rPr>
          <w:rFonts w:ascii="Consolas" w:hAnsi="Consolas"/>
          <w:color w:val="333333"/>
          <w:sz w:val="18"/>
        </w:rPr>
        <w:t>test_date</w:t>
      </w:r>
    </w:p>
    <w:p>
      <w:r>
        <w:t>relabelled "best you have ever done" as "best in the last window", so an athlete</w:t>
      </w:r>
    </w:p>
    <w:p>
      <w:r>
        <w:t>with a 41.6 all time best was shown 31.0 because that was their latest session</w:t>
      </w:r>
    </w:p>
    <w:p>
      <w:r>
        <w:t>(</w:t>
      </w:r>
      <w:r>
        <w:rPr>
          <w:rFonts w:ascii="Consolas" w:hAnsi="Consolas"/>
          <w:color w:val="333333"/>
          <w:sz w:val="18"/>
        </w:rPr>
        <w:t>my-data/page.tsx:1118</w:t>
      </w:r>
      <w:r>
        <w:t>). Fixed here. **Whether the staff surface had the same</w:t>
      </w:r>
    </w:p>
    <w:p>
      <w:r>
        <w:t>error is UNVERIFIED.**</w:t>
      </w:r>
    </w:p>
    <w:p>
      <w:r>
        <w:rPr>
          <w:b/>
        </w:rPr>
        <w:t>No GPS figure is shown.</w:t>
      </w:r>
      <w:r>
        <w:t xml:space="preserve"> </w:t>
      </w:r>
      <w:r>
        <w:rPr>
          <w:rFonts w:ascii="Consolas" w:hAnsi="Consolas"/>
          <w:color w:val="333333"/>
          <w:sz w:val="18"/>
        </w:rPr>
        <w:t>gps_records_self_select</w:t>
      </w:r>
      <w:r>
        <w:t xml:space="preserve"> permits an athlete to read</w:t>
      </w:r>
    </w:p>
    <w:p>
      <w:r>
        <w:t>their own GPS rows, and no segment renders them. So there is no tier leak, and</w:t>
      </w:r>
    </w:p>
    <w:p>
      <w:r>
        <w:t>there is also no GPS for an athlete on any package.</w:t>
      </w:r>
    </w:p>
    <w:p>
      <w:pPr>
        <w:pStyle w:val="Heading3"/>
      </w:pPr>
      <w:r>
        <w:t>6. Every thing you can act 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Element</w:t>
            </w:r>
          </w:p>
        </w:tc>
        <w:tc>
          <w:tcPr>
            <w:tcW w:type="dxa" w:w="1234"/>
          </w:tcPr>
          <w:p>
            <w:r>
              <w:rPr>
                <w:b/>
              </w:rPr>
              <w:t>Where</w:t>
            </w:r>
          </w:p>
        </w:tc>
        <w:tc>
          <w:tcPr>
            <w:tcW w:type="dxa" w:w="1234"/>
          </w:tcPr>
          <w:p>
            <w:r>
              <w:rPr>
                <w:b/>
              </w:rPr>
              <w:t>What happens</w:t>
            </w:r>
          </w:p>
        </w:tc>
        <w:tc>
          <w:tcPr>
            <w:tcW w:type="dxa" w:w="1234"/>
          </w:tcPr>
          <w:p>
            <w:r>
              <w:rPr>
                <w:b/>
              </w:rPr>
              <w:t>Takes you to</w:t>
            </w:r>
          </w:p>
        </w:tc>
        <w:tc>
          <w:tcPr>
            <w:tcW w:type="dxa" w:w="1234"/>
          </w:tcPr>
          <w:p>
            <w:r>
              <w:rPr>
                <w:b/>
              </w:rPr>
              <w:t>Writes</w:t>
            </w:r>
          </w:p>
        </w:tc>
        <w:tc>
          <w:tcPr>
            <w:tcW w:type="dxa" w:w="1234"/>
          </w:tcPr>
          <w:p>
            <w:r>
              <w:rPr>
                <w:b/>
              </w:rPr>
              <w:t>Confirm</w:t>
            </w:r>
          </w:p>
        </w:tc>
        <w:tc>
          <w:tcPr>
            <w:tcW w:type="dxa" w:w="1234"/>
          </w:tcPr>
          <w:p>
            <w:r>
              <w:rPr>
                <w:b/>
              </w:rPr>
              <w:t>Hidden when</w:t>
            </w:r>
          </w:p>
        </w:tc>
      </w:tr>
      <w:tr>
        <w:tc>
          <w:tcPr>
            <w:tcW w:type="dxa" w:w="1234"/>
          </w:tcPr>
          <w:p>
            <w:r>
              <w:t>A domain anchor</w:t>
            </w:r>
          </w:p>
        </w:tc>
        <w:tc>
          <w:tcPr>
            <w:tcW w:type="dxa" w:w="1234"/>
          </w:tcPr>
          <w:p>
            <w:r>
              <w:t>Top</w:t>
            </w:r>
          </w:p>
        </w:tc>
        <w:tc>
          <w:tcPr>
            <w:tcW w:type="dxa" w:w="1234"/>
          </w:tcPr>
          <w:p>
            <w:r>
              <w:t>Scrolls to that region</w:t>
            </w:r>
          </w:p>
        </w:tc>
        <w:tc>
          <w:tcPr>
            <w:tcW w:type="dxa" w:w="1234"/>
          </w:tcPr>
          <w:p>
            <w:r>
              <w:t>stays</w:t>
            </w:r>
          </w:p>
        </w:tc>
        <w:tc>
          <w:tcPr>
            <w:tcW w:type="dxa" w:w="1234"/>
          </w:tcPr>
          <w:p>
            <w:r>
              <w:t>nothing</w:t>
            </w:r>
          </w:p>
        </w:tc>
        <w:tc>
          <w:tcPr>
            <w:tcW w:type="dxa" w:w="1234"/>
          </w:tcPr>
          <w:p>
            <w:r>
              <w:t>no</w:t>
            </w:r>
          </w:p>
        </w:tc>
        <w:tc>
          <w:tcPr>
            <w:tcW w:type="dxa" w:w="1234"/>
          </w:tcPr>
          <w:p>
            <w:r>
              <w:t>never</w:t>
            </w:r>
          </w:p>
        </w:tc>
      </w:tr>
      <w:tr>
        <w:tc>
          <w:tcPr>
            <w:tcW w:type="dxa" w:w="1234"/>
          </w:tcPr>
          <w:p>
            <w:r>
              <w:t>A logged gym session</w:t>
            </w:r>
          </w:p>
        </w:tc>
        <w:tc>
          <w:tcPr>
            <w:tcW w:type="dxa" w:w="1234"/>
          </w:tcPr>
          <w:p>
            <w:r>
              <w:t>Gym region</w:t>
            </w:r>
          </w:p>
        </w:tc>
        <w:tc>
          <w:tcPr>
            <w:tcW w:type="dxa" w:w="1234"/>
          </w:tcPr>
          <w:p>
            <w:r>
              <w:t>Opens the session</w:t>
            </w:r>
          </w:p>
        </w:tc>
        <w:tc>
          <w:tcPr>
            <w:tcW w:type="dxa" w:w="1234"/>
          </w:tcPr>
          <w:p>
            <w:r>
              <w:rPr>
                <w:rFonts w:ascii="Consolas" w:hAnsi="Consolas"/>
                <w:color w:val="333333"/>
                <w:sz w:val="18"/>
              </w:rPr>
              <w:t>/my-data/gym/[id]</w:t>
            </w:r>
          </w:p>
        </w:tc>
        <w:tc>
          <w:tcPr>
            <w:tcW w:type="dxa" w:w="1234"/>
          </w:tcPr>
          <w:p>
            <w:r>
              <w:t>nothing</w:t>
            </w:r>
          </w:p>
        </w:tc>
        <w:tc>
          <w:tcPr>
            <w:tcW w:type="dxa" w:w="1234"/>
          </w:tcPr>
          <w:p>
            <w:r>
              <w:t>no</w:t>
            </w:r>
          </w:p>
        </w:tc>
        <w:tc>
          <w:tcPr>
            <w:tcW w:type="dxa" w:w="1234"/>
          </w:tcPr>
          <w:p>
            <w:r>
              <w:t>none logged</w:t>
            </w:r>
          </w:p>
        </w:tc>
      </w:tr>
      <w:tr>
        <w:tc>
          <w:tcPr>
            <w:tcW w:type="dxa" w:w="1234"/>
          </w:tcPr>
          <w:p>
            <w:r>
              <w:t>Boards link</w:t>
            </w:r>
          </w:p>
        </w:tc>
        <w:tc>
          <w:tcPr>
            <w:tcW w:type="dxa" w:w="1234"/>
          </w:tcPr>
          <w:p>
            <w:r>
              <w:t>Wellness or footer</w:t>
            </w:r>
          </w:p>
        </w:tc>
        <w:tc>
          <w:tcPr>
            <w:tcW w:type="dxa" w:w="1234"/>
          </w:tcPr>
          <w:p>
            <w:r>
              <w:t>Opens the board list</w:t>
            </w:r>
          </w:p>
        </w:tc>
        <w:tc>
          <w:tcPr>
            <w:tcW w:type="dxa" w:w="1234"/>
          </w:tcPr>
          <w:p>
            <w:r>
              <w:rPr>
                <w:rFonts w:ascii="Consolas" w:hAnsi="Consolas"/>
                <w:color w:val="333333"/>
                <w:sz w:val="18"/>
              </w:rPr>
              <w:t>/my-data/boards</w:t>
            </w:r>
          </w:p>
        </w:tc>
        <w:tc>
          <w:tcPr>
            <w:tcW w:type="dxa" w:w="1234"/>
          </w:tcPr>
          <w:p>
            <w:r>
              <w:t>nothing</w:t>
            </w:r>
          </w:p>
        </w:tc>
        <w:tc>
          <w:tcPr>
            <w:tcW w:type="dxa" w:w="1234"/>
          </w:tcPr>
          <w:p>
            <w:r>
              <w:t>no</w:t>
            </w:r>
          </w:p>
        </w:tc>
        <w:tc>
          <w:tcPr>
            <w:tcW w:type="dxa" w:w="1234"/>
          </w:tcPr>
          <w:p>
            <w:r>
              <w:t>on no boards</w:t>
            </w:r>
          </w:p>
        </w:tc>
      </w:tr>
      <w:tr>
        <w:tc>
          <w:tcPr>
            <w:tcW w:type="dxa" w:w="1234"/>
          </w:tcPr>
          <w:p>
            <w:r>
              <w:t>A past day</w:t>
            </w:r>
          </w:p>
        </w:tc>
        <w:tc>
          <w:tcPr>
            <w:tcW w:type="dxa" w:w="1234"/>
          </w:tcPr>
          <w:p>
            <w:r>
              <w:t>Wellness region</w:t>
            </w:r>
          </w:p>
        </w:tc>
        <w:tc>
          <w:tcPr>
            <w:tcW w:type="dxa" w:w="1234"/>
          </w:tcPr>
          <w:p>
            <w:r>
              <w:t>Opens that day's entry, read only</w:t>
            </w:r>
          </w:p>
        </w:tc>
        <w:tc>
          <w:tcPr>
            <w:tcW w:type="dxa" w:w="1234"/>
          </w:tcPr>
          <w:p>
            <w:r>
              <w:rPr>
                <w:rFonts w:ascii="Consolas" w:hAnsi="Consolas"/>
                <w:color w:val="333333"/>
                <w:sz w:val="18"/>
              </w:rPr>
              <w:t>/check-in?date=...</w:t>
            </w:r>
          </w:p>
        </w:tc>
        <w:tc>
          <w:tcPr>
            <w:tcW w:type="dxa" w:w="1234"/>
          </w:tcPr>
          <w:p>
            <w:r>
              <w:t>nothing</w:t>
            </w:r>
          </w:p>
        </w:tc>
        <w:tc>
          <w:tcPr>
            <w:tcW w:type="dxa" w:w="1234"/>
          </w:tcPr>
          <w:p>
            <w:r>
              <w:t>no</w:t>
            </w:r>
          </w:p>
        </w:tc>
        <w:tc>
          <w:tcPr>
            <w:tcW w:type="dxa" w:w="1234"/>
          </w:tcPr>
          <w:p>
            <w:r>
              <w:t>no entry</w:t>
            </w:r>
          </w:p>
        </w:tc>
      </w:tr>
    </w:tbl>
    <w:p/>
    <w:p>
      <w:pPr>
        <w:pStyle w:val="Heading3"/>
      </w:pPr>
      <w:r>
        <w:t>7. Offline and sync</w:t>
      </w:r>
    </w:p>
    <w:p>
      <w:r>
        <w:t>Read only, so nothing is queued. **UNVERIFIED: what the screen shows with no</w:t>
      </w:r>
    </w:p>
    <w:p>
      <w:r>
        <w:t>connection.**</w:t>
      </w:r>
    </w:p>
    <w:p>
      <w:pPr>
        <w:pStyle w:val="Heading3"/>
      </w:pPr>
      <w:r>
        <w:t>8. Notifications</w:t>
      </w:r>
    </w:p>
    <w:p>
      <w:r>
        <w:t xml:space="preserve">None open this screen. </w:t>
      </w:r>
      <w:r>
        <w:rPr>
          <w:rFonts w:ascii="Consolas" w:hAnsi="Consolas"/>
          <w:color w:val="333333"/>
          <w:sz w:val="18"/>
        </w:rPr>
        <w:t>athlete.compliance.weekly</w:t>
      </w:r>
      <w:r>
        <w:t xml:space="preserve"> is a weekly personal summary</w:t>
      </w:r>
    </w:p>
    <w:p>
      <w:r>
        <w:t xml:space="preserve">in the catalogue, push only, </w:t>
      </w:r>
      <w:r>
        <w:rPr>
          <w:b/>
        </w:rPr>
        <w:t>off by default</w:t>
      </w:r>
      <w:r>
        <w:t xml:space="preserve">, and </w:t>
      </w:r>
      <w:r>
        <w:rPr>
          <w:b/>
        </w:rPr>
        <w:t>minor floor off</w:t>
      </w:r>
      <w:r>
        <w:t xml:space="preserve">. </w:t>
      </w:r>
      <w:r>
        <w:rPr>
          <w:b/>
        </w:rPr>
        <w:t>Nothing in this codebase sends a push or an email.</w:t>
      </w:r>
      <w:r>
        <w:t xml:space="preserve"> There is no Expo push</w:t>
      </w:r>
    </w:p>
    <w:p>
      <w:r>
        <w:t>credential, no APNs or FCM key and no email provider account, anywhere. The</w:t>
      </w:r>
    </w:p>
    <w:p>
      <w:r>
        <w:t>preferences are stored for real; nothing dispatches against them.</w:t>
      </w:r>
    </w:p>
    <w:p>
      <w:pPr>
        <w:pStyle w:val="Heading3"/>
      </w:pPr>
      <w:r>
        <w:t>9. Permissions</w:t>
      </w:r>
    </w:p>
    <w:p>
      <w:r>
        <w:t>None.</w:t>
      </w:r>
    </w:p>
    <w:p>
      <w:pPr>
        <w:pStyle w:val="Heading3"/>
      </w:pPr>
      <w:r>
        <w:t>10. States</w:t>
      </w:r>
    </w:p>
    <w:p>
      <w:r>
        <w:t>Loading, empty (a new athlete with no history), error, offline, no group</w:t>
      </w:r>
    </w:p>
    <w:p>
      <w:r>
        <w:t>membership. **UNVERIFIED: whether an athlete in no positional group is told why</w:t>
      </w:r>
    </w:p>
    <w:p>
      <w:r>
        <w:t>their comparisons are empty.** The staff surface says so explicitly; the athlete</w:t>
      </w:r>
    </w:p>
    <w:p>
      <w:r>
        <w:t>side was not found to.</w:t>
      </w:r>
    </w:p>
    <w:p>
      <w:pPr>
        <w:pStyle w:val="Heading3"/>
      </w:pPr>
      <w:r>
        <w:t>11. Accessibility and device</w:t>
      </w:r>
    </w:p>
    <w:p>
      <w:r>
        <w:t xml:space="preserve">Translated for a web app per Stage A0. </w:t>
      </w:r>
      <w:r>
        <w:rPr>
          <w:b/>
        </w:rPr>
        <w:t>UNVERIFIED:</w:t>
      </w:r>
      <w:r>
        <w:t xml:space="preserve"> text scaling at 200</w:t>
      </w:r>
    </w:p>
    <w:p>
      <w:r>
        <w:t>percent, screen reader labels, browser support policy. Thumb reach is acceptable:</w:t>
      </w:r>
    </w:p>
    <w:p>
      <w:r>
        <w:t>primary actions sit low.</w:t>
      </w:r>
    </w:p>
    <w:p>
      <w:pPr>
        <w:pStyle w:val="Heading3"/>
      </w:pPr>
      <w:r>
        <w:t>12. Open issues</w:t>
      </w:r>
    </w:p>
    <w:p>
      <w:pPr>
        <w:pStyle w:val="ListBullet"/>
      </w:pPr>
      <w:r>
        <w:rPr>
          <w:rFonts w:ascii="Consolas" w:hAnsi="Consolas"/>
          <w:color w:val="333333"/>
          <w:sz w:val="18"/>
        </w:rPr>
        <w:t>gps</w:t>
      </w:r>
      <w:r>
        <w:t xml:space="preserve"> and </w:t>
      </w:r>
      <w:r>
        <w:rPr>
          <w:rFonts w:ascii="Consolas" w:hAnsi="Consolas"/>
          <w:color w:val="333333"/>
          <w:sz w:val="18"/>
        </w:rPr>
        <w:t>compliance</w:t>
      </w:r>
      <w:r>
        <w:t xml:space="preserve"> flags have no segment to land on.</w:t>
      </w:r>
    </w:p>
    <w:p>
      <w:pPr>
        <w:pStyle w:val="ListBullet"/>
      </w:pPr>
      <w:r>
        <w:rPr>
          <w:b/>
        </w:rPr>
        <w:t>UNVERIFIED:</w:t>
      </w:r>
      <w:r>
        <w:t xml:space="preserve"> empty-comparison copy. DECISION 13.</w:t>
      </w:r>
    </w:p>
    <w:p>
      <w:r>
        <w:br w:type="page"/>
      </w:r>
    </w:p>
    <w:p>
      <w:pPr>
        <w:pStyle w:val="Heading2"/>
      </w:pPr>
      <w:r>
        <w:t>Boards I am on</w:t>
      </w:r>
    </w:p>
    <w:p>
      <w:pPr>
        <w:pStyle w:val="Heading3"/>
      </w:pPr>
      <w:r>
        <w:t>1. Where it sits</w:t>
      </w:r>
    </w:p>
    <w:p>
      <w:r>
        <w:t xml:space="preserve">Reached from My data. Route </w:t>
      </w:r>
      <w:r>
        <w:rPr>
          <w:rFonts w:ascii="Consolas" w:hAnsi="Consolas"/>
          <w:color w:val="333333"/>
          <w:sz w:val="18"/>
        </w:rPr>
        <w:t>/my-data/boards</w:t>
      </w:r>
      <w:r>
        <w:t>. File</w:t>
      </w:r>
    </w:p>
    <w:p>
      <w:r>
        <w:rPr>
          <w:rFonts w:ascii="Consolas" w:hAnsi="Consolas"/>
          <w:color w:val="333333"/>
          <w:sz w:val="18"/>
        </w:rPr>
        <w:t>src/app/(athlete)/my-data/boards/page.tsx</w:t>
      </w:r>
      <w:r>
        <w:t>, 94 lines.</w:t>
      </w:r>
    </w:p>
    <w:p>
      <w:pPr>
        <w:pStyle w:val="Heading3"/>
      </w:pPr>
      <w:r>
        <w:t>2. Who reaches it and when</w:t>
      </w:r>
    </w:p>
    <w:p>
      <w:r>
        <w:t>Any athlete who appears on at least one board.</w:t>
      </w:r>
    </w:p>
    <w:p>
      <w:pPr>
        <w:pStyle w:val="Heading3"/>
      </w:pPr>
      <w:r>
        <w:t>3. What you see</w:t>
      </w:r>
    </w:p>
    <w:p>
      <w:r>
        <w:t xml:space="preserve">A list of boards, </w:t>
      </w:r>
      <w:r>
        <w:rPr>
          <w:b/>
        </w:rPr>
        <w:t>ordered by the athlete's own position ascending</w:t>
      </w:r>
      <w:r>
        <w:t>. The</w:t>
      </w:r>
    </w:p>
    <w:p>
      <w:r>
        <w:t>reasoning is recorded in the file: the board they are doing best on is first,</w:t>
      </w:r>
    </w:p>
    <w:p>
      <w:r>
        <w:t>because that is the ordering least likely to open the app on a discouraging</w:t>
      </w:r>
    </w:p>
    <w:p>
      <w:r>
        <w:t>number.</w:t>
      </w:r>
    </w:p>
    <w:p>
      <w:r>
        <w:rPr>
          <w:b/>
        </w:rPr>
        <w:t>A board this athlete does not appear on never appears here at all.</w:t>
      </w:r>
      <w:r>
        <w:t xml:space="preserve"> Excluded,</w:t>
      </w:r>
    </w:p>
    <w:p>
      <w:r>
        <w:t>opted out, unqualified or simply not on it: there is no greyed or partial row.</w:t>
      </w:r>
    </w:p>
    <w:p>
      <w:pPr>
        <w:pStyle w:val="Heading3"/>
      </w:pPr>
      <w:r>
        <w:t>4. What the athlete enters here</w:t>
      </w:r>
    </w:p>
    <w:p>
      <w:r>
        <w:t>Nothing.</w:t>
      </w:r>
    </w:p>
    <w:p>
      <w:pPr>
        <w:pStyle w:val="Heading3"/>
      </w:pPr>
      <w:r>
        <w:t>5. Every number shown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Metric ID</w:t>
            </w:r>
          </w:p>
        </w:tc>
        <w:tc>
          <w:tcPr>
            <w:tcW w:type="dxa" w:w="1728"/>
          </w:tcPr>
          <w:p>
            <w:r>
              <w:rPr>
                <w:b/>
              </w:rPr>
              <w:t>Label</w:t>
            </w:r>
          </w:p>
        </w:tc>
        <w:tc>
          <w:tcPr>
            <w:tcW w:type="dxa" w:w="1728"/>
          </w:tcPr>
          <w:p>
            <w:r>
              <w:rPr>
                <w:b/>
              </w:rPr>
              <w:t>Meaning</w:t>
            </w:r>
          </w:p>
        </w:tc>
        <w:tc>
          <w:tcPr>
            <w:tcW w:type="dxa" w:w="1728"/>
          </w:tcPr>
          <w:p>
            <w:r>
              <w:rPr>
                <w:b/>
              </w:rPr>
              <w:t>Window</w:t>
            </w:r>
          </w:p>
        </w:tc>
        <w:tc>
          <w:tcPr>
            <w:tcW w:type="dxa" w:w="1728"/>
          </w:tcPr>
          <w:p>
            <w:r>
              <w:rPr>
                <w:b/>
              </w:rPr>
              <w:t>When missing</w:t>
            </w:r>
          </w:p>
        </w:tc>
      </w:tr>
      <w:tr>
        <w:tc>
          <w:tcPr>
            <w:tcW w:type="dxa" w:w="1728"/>
          </w:tcPr>
          <w:p>
            <w:r>
              <w:t>MET-037</w:t>
            </w:r>
          </w:p>
        </w:tc>
        <w:tc>
          <w:tcPr>
            <w:tcW w:type="dxa" w:w="1728"/>
          </w:tcPr>
          <w:p>
            <w:r>
              <w:t>Position</w:t>
            </w:r>
          </w:p>
        </w:tc>
        <w:tc>
          <w:tcPr>
            <w:tcW w:type="dxa" w:w="1728"/>
          </w:tcPr>
          <w:p>
            <w:r>
              <w:t>Their rank on that board</w:t>
            </w:r>
          </w:p>
        </w:tc>
        <w:tc>
          <w:tcPr>
            <w:tcW w:type="dxa" w:w="1728"/>
          </w:tcPr>
          <w:p>
            <w:r>
              <w:t>Per board</w:t>
            </w:r>
          </w:p>
        </w:tc>
        <w:tc>
          <w:tcPr>
            <w:tcW w:type="dxa" w:w="1728"/>
          </w:tcPr>
          <w:p>
            <w:r>
              <w:t>the board is not listed</w:t>
            </w:r>
          </w:p>
        </w:tc>
      </w:tr>
    </w:tbl>
    <w:p/>
    <w:p>
      <w:pPr>
        <w:pStyle w:val="Heading3"/>
      </w:pPr>
      <w:r>
        <w:t>6. Every thing you can act 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Element</w:t>
            </w:r>
          </w:p>
        </w:tc>
        <w:tc>
          <w:tcPr>
            <w:tcW w:type="dxa" w:w="1234"/>
          </w:tcPr>
          <w:p>
            <w:r>
              <w:rPr>
                <w:b/>
              </w:rPr>
              <w:t>Where</w:t>
            </w:r>
          </w:p>
        </w:tc>
        <w:tc>
          <w:tcPr>
            <w:tcW w:type="dxa" w:w="1234"/>
          </w:tcPr>
          <w:p>
            <w:r>
              <w:rPr>
                <w:b/>
              </w:rPr>
              <w:t>What happens</w:t>
            </w:r>
          </w:p>
        </w:tc>
        <w:tc>
          <w:tcPr>
            <w:tcW w:type="dxa" w:w="1234"/>
          </w:tcPr>
          <w:p>
            <w:r>
              <w:rPr>
                <w:b/>
              </w:rPr>
              <w:t>Takes you to</w:t>
            </w:r>
          </w:p>
        </w:tc>
        <w:tc>
          <w:tcPr>
            <w:tcW w:type="dxa" w:w="1234"/>
          </w:tcPr>
          <w:p>
            <w:r>
              <w:rPr>
                <w:b/>
              </w:rPr>
              <w:t>Writes</w:t>
            </w:r>
          </w:p>
        </w:tc>
        <w:tc>
          <w:tcPr>
            <w:tcW w:type="dxa" w:w="1234"/>
          </w:tcPr>
          <w:p>
            <w:r>
              <w:rPr>
                <w:b/>
              </w:rPr>
              <w:t>Confirm</w:t>
            </w:r>
          </w:p>
        </w:tc>
        <w:tc>
          <w:tcPr>
            <w:tcW w:type="dxa" w:w="1234"/>
          </w:tcPr>
          <w:p>
            <w:r>
              <w:rPr>
                <w:b/>
              </w:rPr>
              <w:t>Hidden when</w:t>
            </w:r>
          </w:p>
        </w:tc>
      </w:tr>
      <w:tr>
        <w:tc>
          <w:tcPr>
            <w:tcW w:type="dxa" w:w="1234"/>
          </w:tcPr>
          <w:p>
            <w:r>
              <w:t>A board</w:t>
            </w:r>
          </w:p>
        </w:tc>
        <w:tc>
          <w:tcPr>
            <w:tcW w:type="dxa" w:w="1234"/>
          </w:tcPr>
          <w:p>
            <w:r>
              <w:t>The list</w:t>
            </w:r>
          </w:p>
        </w:tc>
        <w:tc>
          <w:tcPr>
            <w:tcW w:type="dxa" w:w="1234"/>
          </w:tcPr>
          <w:p>
            <w:r>
              <w:t>Opens it</w:t>
            </w:r>
          </w:p>
        </w:tc>
        <w:tc>
          <w:tcPr>
            <w:tcW w:type="dxa" w:w="1234"/>
          </w:tcPr>
          <w:p>
            <w:r>
              <w:rPr>
                <w:rFonts w:ascii="Consolas" w:hAnsi="Consolas"/>
                <w:color w:val="333333"/>
                <w:sz w:val="18"/>
              </w:rPr>
              <w:t>/my-data/boards/[id]</w:t>
            </w:r>
          </w:p>
        </w:tc>
        <w:tc>
          <w:tcPr>
            <w:tcW w:type="dxa" w:w="1234"/>
          </w:tcPr>
          <w:p>
            <w:r>
              <w:t>nothing</w:t>
            </w:r>
          </w:p>
        </w:tc>
        <w:tc>
          <w:tcPr>
            <w:tcW w:type="dxa" w:w="1234"/>
          </w:tcPr>
          <w:p>
            <w:r>
              <w:t>no</w:t>
            </w:r>
          </w:p>
        </w:tc>
        <w:tc>
          <w:tcPr>
            <w:tcW w:type="dxa" w:w="1234"/>
          </w:tcPr>
          <w:p>
            <w:r>
              <w:t>not on it</w:t>
            </w:r>
          </w:p>
        </w:tc>
      </w:tr>
    </w:tbl>
    <w:p/>
    <w:p>
      <w:pPr>
        <w:pStyle w:val="Heading3"/>
      </w:pPr>
      <w:r>
        <w:t>7. Offline and sync</w:t>
      </w:r>
    </w:p>
    <w:p>
      <w:r>
        <w:t>Read only.</w:t>
      </w:r>
    </w:p>
    <w:p>
      <w:pPr>
        <w:pStyle w:val="Heading3"/>
      </w:pPr>
      <w:r>
        <w:t>8. Notifications</w:t>
      </w:r>
    </w:p>
    <w:p>
      <w:r>
        <w:rPr>
          <w:rFonts w:ascii="Consolas" w:hAnsi="Consolas"/>
          <w:color w:val="333333"/>
          <w:sz w:val="18"/>
        </w:rPr>
        <w:t>athlete.leaderboard.weekly</w:t>
      </w:r>
      <w:r>
        <w:t xml:space="preserve">, push only, </w:t>
      </w:r>
      <w:r>
        <w:rPr>
          <w:b/>
        </w:rPr>
        <w:t>off by default</w:t>
      </w:r>
      <w:r>
        <w:t xml:space="preserve">, </w:t>
      </w:r>
      <w:r>
        <w:rPr>
          <w:b/>
        </w:rPr>
        <w:t>minor floor off</w:t>
      </w:r>
      <w:r>
        <w:t>.</w:t>
      </w:r>
    </w:p>
    <w:p>
      <w:r>
        <w:rPr>
          <w:b/>
        </w:rPr>
        <w:t>Nothing in this codebase sends a push or an email.</w:t>
      </w:r>
      <w:r>
        <w:t xml:space="preserve"> There is no Expo push</w:t>
      </w:r>
    </w:p>
    <w:p>
      <w:r>
        <w:t>credential, no APNs or FCM key and no email provider account, anywhere. The</w:t>
      </w:r>
    </w:p>
    <w:p>
      <w:r>
        <w:t>preferences are stored for real; nothing dispatches against them.</w:t>
      </w:r>
    </w:p>
    <w:p>
      <w:pPr>
        <w:pStyle w:val="Heading3"/>
      </w:pPr>
      <w:r>
        <w:t>9. Permissions</w:t>
      </w:r>
    </w:p>
    <w:p>
      <w:r>
        <w:t>None.</w:t>
      </w:r>
    </w:p>
    <w:p>
      <w:pPr>
        <w:pStyle w:val="Heading3"/>
      </w:pPr>
      <w:r>
        <w:t>10. States</w:t>
      </w:r>
    </w:p>
    <w:p>
      <w:r>
        <w:t xml:space="preserve">Loading, </w:t>
      </w:r>
      <w:r>
        <w:rPr>
          <w:b/>
        </w:rPr>
        <w:t>on no boards at all</w:t>
      </w:r>
      <w:r>
        <w:t>, error. The empty state is the common one for an</w:t>
      </w:r>
    </w:p>
    <w:p>
      <w:r>
        <w:t>athlete who has opted out or is under 18 and has not opted in.</w:t>
      </w:r>
    </w:p>
    <w:p>
      <w:pPr>
        <w:pStyle w:val="Heading3"/>
      </w:pPr>
      <w:r>
        <w:t>11. Accessibility and device</w:t>
      </w:r>
    </w:p>
    <w:p>
      <w:r>
        <w:t xml:space="preserve">Translated for a web app per Stage A0. </w:t>
      </w:r>
      <w:r>
        <w:rPr>
          <w:b/>
        </w:rPr>
        <w:t>UNVERIFIED:</w:t>
      </w:r>
      <w:r>
        <w:t xml:space="preserve"> text scaling at 200</w:t>
      </w:r>
    </w:p>
    <w:p>
      <w:r>
        <w:t>percent, screen reader labels, browser support policy. Thumb reach is acceptable:</w:t>
      </w:r>
    </w:p>
    <w:p>
      <w:r>
        <w:t>primary actions sit low.</w:t>
      </w:r>
    </w:p>
    <w:p>
      <w:pPr>
        <w:pStyle w:val="Heading3"/>
      </w:pPr>
      <w:r>
        <w:t>12. Open issues</w:t>
      </w:r>
    </w:p>
    <w:p>
      <w:r>
        <w:t>None found.</w:t>
      </w:r>
    </w:p>
    <w:p>
      <w:r>
        <w:br w:type="page"/>
      </w:r>
    </w:p>
    <w:p>
      <w:pPr>
        <w:pStyle w:val="Heading2"/>
      </w:pPr>
      <w:r>
        <w:t>One leaderboard</w:t>
      </w:r>
    </w:p>
    <w:p>
      <w:pPr>
        <w:pStyle w:val="Heading3"/>
      </w:pPr>
      <w:r>
        <w:t>1. Where it sits</w:t>
      </w:r>
    </w:p>
    <w:p>
      <w:r>
        <w:t xml:space="preserve">Reached from Boards I am on. Route </w:t>
      </w:r>
      <w:r>
        <w:rPr>
          <w:rFonts w:ascii="Consolas" w:hAnsi="Consolas"/>
          <w:color w:val="333333"/>
          <w:sz w:val="18"/>
        </w:rPr>
        <w:t>/my-data/boards/[leaderboardId]</w:t>
      </w:r>
      <w:r>
        <w:t>. File 186</w:t>
      </w:r>
    </w:p>
    <w:p>
      <w:r>
        <w:t>lines.</w:t>
      </w:r>
    </w:p>
    <w:p>
      <w:pPr>
        <w:pStyle w:val="Heading3"/>
      </w:pPr>
      <w:r>
        <w:t>2. Who reaches it and when</w:t>
      </w:r>
    </w:p>
    <w:p>
      <w:r>
        <w:t>An athlete who qualifies for that board. **</w:t>
      </w:r>
      <w:r>
        <w:rPr>
          <w:rFonts w:ascii="Consolas" w:hAnsi="Consolas"/>
          <w:color w:val="333333"/>
          <w:sz w:val="18"/>
        </w:rPr>
        <w:t>compute_leaderboard</w:t>
      </w:r>
      <w:r>
        <w:t xml:space="preserve"> refuses to</w:t>
      </w:r>
    </w:p>
    <w:p>
      <w:r>
        <w:t>return the board at all unless the athlete qualifies**, so an unqualified or</w:t>
      </w:r>
    </w:p>
    <w:p>
      <w:r>
        <w:t>unpublished board is simply "nothing came back", handled uninformatively on</w:t>
      </w:r>
    </w:p>
    <w:p>
      <w:r>
        <w:t>purpose.</w:t>
      </w:r>
    </w:p>
    <w:p>
      <w:pPr>
        <w:pStyle w:val="Heading3"/>
      </w:pPr>
      <w:r>
        <w:t>3. What you see</w:t>
      </w:r>
    </w:p>
    <w:p>
      <w:r>
        <w:t>The top N, plus the athlete's own row if they fall outside it.</w:t>
      </w:r>
    </w:p>
    <w:p>
      <w:pPr>
        <w:pStyle w:val="Heading3"/>
      </w:pPr>
      <w:r>
        <w:t>4. What the athlete enters here</w:t>
      </w:r>
    </w:p>
    <w:p>
      <w:r>
        <w:t>Nothing.</w:t>
      </w:r>
    </w:p>
    <w:p>
      <w:pPr>
        <w:pStyle w:val="Heading3"/>
      </w:pPr>
      <w:r>
        <w:t>5. Every number shown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Metric ID</w:t>
            </w:r>
          </w:p>
        </w:tc>
        <w:tc>
          <w:tcPr>
            <w:tcW w:type="dxa" w:w="1728"/>
          </w:tcPr>
          <w:p>
            <w:r>
              <w:rPr>
                <w:b/>
              </w:rPr>
              <w:t>Label</w:t>
            </w:r>
          </w:p>
        </w:tc>
        <w:tc>
          <w:tcPr>
            <w:tcW w:type="dxa" w:w="1728"/>
          </w:tcPr>
          <w:p>
            <w:r>
              <w:rPr>
                <w:b/>
              </w:rPr>
              <w:t>Meaning</w:t>
            </w:r>
          </w:p>
        </w:tc>
        <w:tc>
          <w:tcPr>
            <w:tcW w:type="dxa" w:w="1728"/>
          </w:tcPr>
          <w:p>
            <w:r>
              <w:rPr>
                <w:b/>
              </w:rPr>
              <w:t>Window</w:t>
            </w:r>
          </w:p>
        </w:tc>
        <w:tc>
          <w:tcPr>
            <w:tcW w:type="dxa" w:w="1728"/>
          </w:tcPr>
          <w:p>
            <w:r>
              <w:rPr>
                <w:b/>
              </w:rPr>
              <w:t>When missing</w:t>
            </w:r>
          </w:p>
        </w:tc>
      </w:tr>
      <w:tr>
        <w:tc>
          <w:tcPr>
            <w:tcW w:type="dxa" w:w="1728"/>
          </w:tcPr>
          <w:p>
            <w:r>
              <w:t>MET-037</w:t>
            </w:r>
          </w:p>
        </w:tc>
        <w:tc>
          <w:tcPr>
            <w:tcW w:type="dxa" w:w="1728"/>
          </w:tcPr>
          <w:p>
            <w:r>
              <w:t>Position</w:t>
            </w:r>
          </w:p>
        </w:tc>
        <w:tc>
          <w:tcPr>
            <w:tcW w:type="dxa" w:w="1728"/>
          </w:tcPr>
          <w:p>
            <w:r>
              <w:t>Rank</w:t>
            </w:r>
          </w:p>
        </w:tc>
        <w:tc>
          <w:tcPr>
            <w:tcW w:type="dxa" w:w="1728"/>
          </w:tcPr>
          <w:p>
            <w:r>
              <w:t>Per board</w:t>
            </w:r>
          </w:p>
        </w:tc>
        <w:tc>
          <w:tcPr>
            <w:tcW w:type="dxa" w:w="1728"/>
          </w:tcPr>
          <w:p>
            <w:r>
              <w:t>board not returned</w:t>
            </w:r>
          </w:p>
        </w:tc>
      </w:tr>
      <w:tr>
        <w:tc>
          <w:tcPr>
            <w:tcW w:type="dxa" w:w="1728"/>
          </w:tcPr>
          <w:p>
            <w:r>
              <w:t>MET-038</w:t>
            </w:r>
          </w:p>
        </w:tc>
        <w:tc>
          <w:tcPr>
            <w:tcW w:type="dxa" w:w="1728"/>
          </w:tcPr>
          <w:p>
            <w:r>
              <w:t>Why a board is hidden</w:t>
            </w:r>
          </w:p>
        </w:tc>
        <w:tc>
          <w:tcPr>
            <w:tcW w:type="dxa" w:w="1728"/>
          </w:tcPr>
          <w:p>
            <w:r>
              <w:t>A minimum population floor, so a board of two does not identify anybody</w:t>
            </w:r>
          </w:p>
        </w:tc>
        <w:tc>
          <w:tcPr>
            <w:tcW w:type="dxa" w:w="1728"/>
          </w:tcPr>
          <w:p>
            <w:r>
              <w:t>Per board</w:t>
            </w:r>
          </w:p>
        </w:tc>
        <w:tc>
          <w:tcPr>
            <w:tcW w:type="dxa" w:w="1728"/>
          </w:tcPr>
          <w:p>
            <w:r>
              <w:t>board not returned</w:t>
            </w:r>
          </w:p>
        </w:tc>
      </w:tr>
    </w:tbl>
    <w:p/>
    <w:p>
      <w:r>
        <w:rPr>
          <w:b/>
        </w:rPr>
        <w:t>MET-039: readiness is deliberately not rankable.</w:t>
      </w:r>
      <w:r>
        <w:t xml:space="preserve"> No board ranks a wellness</w:t>
      </w:r>
    </w:p>
    <w:p>
      <w:r>
        <w:t>score.</w:t>
      </w:r>
    </w:p>
    <w:p>
      <w:pPr>
        <w:pStyle w:val="Heading3"/>
      </w:pPr>
      <w:r>
        <w:t>6. Every thing you can act 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Element</w:t>
            </w:r>
          </w:p>
        </w:tc>
        <w:tc>
          <w:tcPr>
            <w:tcW w:type="dxa" w:w="1234"/>
          </w:tcPr>
          <w:p>
            <w:r>
              <w:rPr>
                <w:b/>
              </w:rPr>
              <w:t>Where</w:t>
            </w:r>
          </w:p>
        </w:tc>
        <w:tc>
          <w:tcPr>
            <w:tcW w:type="dxa" w:w="1234"/>
          </w:tcPr>
          <w:p>
            <w:r>
              <w:rPr>
                <w:b/>
              </w:rPr>
              <w:t>What happens</w:t>
            </w:r>
          </w:p>
        </w:tc>
        <w:tc>
          <w:tcPr>
            <w:tcW w:type="dxa" w:w="1234"/>
          </w:tcPr>
          <w:p>
            <w:r>
              <w:rPr>
                <w:b/>
              </w:rPr>
              <w:t>Takes you to</w:t>
            </w:r>
          </w:p>
        </w:tc>
        <w:tc>
          <w:tcPr>
            <w:tcW w:type="dxa" w:w="1234"/>
          </w:tcPr>
          <w:p>
            <w:r>
              <w:rPr>
                <w:b/>
              </w:rPr>
              <w:t>Writes</w:t>
            </w:r>
          </w:p>
        </w:tc>
        <w:tc>
          <w:tcPr>
            <w:tcW w:type="dxa" w:w="1234"/>
          </w:tcPr>
          <w:p>
            <w:r>
              <w:rPr>
                <w:b/>
              </w:rPr>
              <w:t>Confirm</w:t>
            </w:r>
          </w:p>
        </w:tc>
        <w:tc>
          <w:tcPr>
            <w:tcW w:type="dxa" w:w="1234"/>
          </w:tcPr>
          <w:p>
            <w:r>
              <w:rPr>
                <w:b/>
              </w:rPr>
              <w:t>Hidden when</w:t>
            </w:r>
          </w:p>
        </w:tc>
      </w:tr>
      <w:tr>
        <w:tc>
          <w:tcPr>
            <w:tcW w:type="dxa" w:w="1234"/>
          </w:tcPr>
          <w:p>
            <w:r>
              <w:t>Back</w:t>
            </w:r>
          </w:p>
        </w:tc>
        <w:tc>
          <w:tcPr>
            <w:tcW w:type="dxa" w:w="1234"/>
          </w:tcPr>
          <w:p>
            <w:r>
              <w:t>Top</w:t>
            </w:r>
          </w:p>
        </w:tc>
        <w:tc>
          <w:tcPr>
            <w:tcW w:type="dxa" w:w="1234"/>
          </w:tcPr>
          <w:p>
            <w:r>
              <w:t>Returns</w:t>
            </w:r>
          </w:p>
        </w:tc>
        <w:tc>
          <w:tcPr>
            <w:tcW w:type="dxa" w:w="1234"/>
          </w:tcPr>
          <w:p>
            <w:r>
              <w:rPr>
                <w:rFonts w:ascii="Consolas" w:hAnsi="Consolas"/>
                <w:color w:val="333333"/>
                <w:sz w:val="18"/>
              </w:rPr>
              <w:t>/my-data/boards</w:t>
            </w:r>
          </w:p>
        </w:tc>
        <w:tc>
          <w:tcPr>
            <w:tcW w:type="dxa" w:w="1234"/>
          </w:tcPr>
          <w:p>
            <w:r>
              <w:t>nothing</w:t>
            </w:r>
          </w:p>
        </w:tc>
        <w:tc>
          <w:tcPr>
            <w:tcW w:type="dxa" w:w="1234"/>
          </w:tcPr>
          <w:p>
            <w:r>
              <w:t>no</w:t>
            </w:r>
          </w:p>
        </w:tc>
        <w:tc>
          <w:tcPr>
            <w:tcW w:type="dxa" w:w="1234"/>
          </w:tcPr>
          <w:p>
            <w:r>
              <w:t>never</w:t>
            </w:r>
          </w:p>
        </w:tc>
      </w:tr>
    </w:tbl>
    <w:p/>
    <w:p>
      <w:pPr>
        <w:pStyle w:val="Heading3"/>
      </w:pPr>
      <w:r>
        <w:t>7. Offline and sync</w:t>
      </w:r>
    </w:p>
    <w:p>
      <w:r>
        <w:t>Read only.</w:t>
      </w:r>
    </w:p>
    <w:p>
      <w:pPr>
        <w:pStyle w:val="Heading3"/>
      </w:pPr>
      <w:r>
        <w:t>8. Notifications</w:t>
      </w:r>
    </w:p>
    <w:p>
      <w:r>
        <w:t>See Boards I am on.</w:t>
      </w:r>
    </w:p>
    <w:p>
      <w:pPr>
        <w:pStyle w:val="Heading3"/>
      </w:pPr>
      <w:r>
        <w:t>9. Permissions</w:t>
      </w:r>
    </w:p>
    <w:p>
      <w:r>
        <w:t>None.</w:t>
      </w:r>
    </w:p>
    <w:p>
      <w:pPr>
        <w:pStyle w:val="Heading3"/>
      </w:pPr>
      <w:r>
        <w:t>10. States</w:t>
      </w:r>
    </w:p>
    <w:p>
      <w:r>
        <w:t>Loading, nothing came back (unqualified, unpublished, or below the population</w:t>
      </w:r>
    </w:p>
    <w:p>
      <w:r>
        <w:t>floor, and the screen does not distinguish them), error.</w:t>
      </w:r>
    </w:p>
    <w:p>
      <w:r>
        <w:rPr>
          <w:b/>
        </w:rPr>
        <w:t>Not distinguishing them is deliberate.</w:t>
      </w:r>
      <w:r>
        <w:t xml:space="preserve"> Telling an athlete which of the three</w:t>
      </w:r>
    </w:p>
    <w:p>
      <w:r>
        <w:t>applies would leak the board's population and membership.</w:t>
      </w:r>
    </w:p>
    <w:p>
      <w:pPr>
        <w:pStyle w:val="Heading3"/>
      </w:pPr>
      <w:r>
        <w:t>11. Accessibility and device</w:t>
      </w:r>
    </w:p>
    <w:p>
      <w:r>
        <w:t xml:space="preserve">Translated for a web app per Stage A0. </w:t>
      </w:r>
      <w:r>
        <w:rPr>
          <w:b/>
        </w:rPr>
        <w:t>UNVERIFIED:</w:t>
      </w:r>
      <w:r>
        <w:t xml:space="preserve"> text scaling at 200</w:t>
      </w:r>
    </w:p>
    <w:p>
      <w:r>
        <w:t>percent, screen reader labels, browser support policy. Thumb reach is acceptable:</w:t>
      </w:r>
    </w:p>
    <w:p>
      <w:r>
        <w:t>primary actions sit low.</w:t>
      </w:r>
    </w:p>
    <w:p>
      <w:pPr>
        <w:pStyle w:val="Heading3"/>
      </w:pPr>
      <w:r>
        <w:t>12. Open issues</w:t>
      </w:r>
    </w:p>
    <w:p>
      <w:r>
        <w:t>None found.</w:t>
      </w:r>
    </w:p>
    <w:p>
      <w:r>
        <w:br w:type="page"/>
      </w:r>
    </w:p>
    <w:p>
      <w:pPr>
        <w:pStyle w:val="Heading2"/>
      </w:pPr>
      <w:r>
        <w:t>One logged gym session</w:t>
      </w:r>
    </w:p>
    <w:p>
      <w:pPr>
        <w:pStyle w:val="Heading3"/>
      </w:pPr>
      <w:r>
        <w:t>1. Where it sits</w:t>
      </w:r>
    </w:p>
    <w:p>
      <w:r>
        <w:t>Reached from the gym region of My data. Route</w:t>
      </w:r>
    </w:p>
    <w:p>
      <w:r>
        <w:rPr>
          <w:rFonts w:ascii="Consolas" w:hAnsi="Consolas"/>
          <w:color w:val="333333"/>
          <w:sz w:val="18"/>
        </w:rPr>
        <w:t>/my-data/gym/[gymSessionLogId]</w:t>
      </w:r>
      <w:r>
        <w:t>. File 56 lines.</w:t>
      </w:r>
    </w:p>
    <w:p>
      <w:pPr>
        <w:pStyle w:val="Heading3"/>
      </w:pPr>
      <w:r>
        <w:t>2. Who reaches it and when</w:t>
      </w:r>
    </w:p>
    <w:p>
      <w:r>
        <w:t>An athlete looking at a session they logged. Added to fill a gap My data's own</w:t>
      </w:r>
    </w:p>
    <w:p>
      <w:r>
        <w:t>header comment named as missing.</w:t>
      </w:r>
    </w:p>
    <w:p>
      <w:pPr>
        <w:pStyle w:val="Heading3"/>
      </w:pPr>
      <w:r>
        <w:t>3. What you see</w:t>
      </w:r>
    </w:p>
    <w:p>
      <w:r>
        <w:t>The sets logged in that session.</w:t>
      </w:r>
    </w:p>
    <w:p>
      <w:pPr>
        <w:pStyle w:val="Heading3"/>
      </w:pPr>
      <w:r>
        <w:t>4. What the athlete enters here</w:t>
      </w:r>
    </w:p>
    <w:p>
      <w:r>
        <w:t>Nothing. Read only.</w:t>
      </w:r>
    </w:p>
    <w:p>
      <w:pPr>
        <w:pStyle w:val="Heading3"/>
      </w:pPr>
      <w:r>
        <w:t>5. Every number shown</w:t>
      </w:r>
    </w:p>
    <w:p>
      <w:r>
        <w:t>Weights and repetitions as logged. **No metric ID: these are the raw entries, not</w:t>
      </w:r>
    </w:p>
    <w:p>
      <w:r>
        <w:t>a computed metric.**</w:t>
      </w:r>
    </w:p>
    <w:p>
      <w:pPr>
        <w:pStyle w:val="Heading3"/>
      </w:pPr>
      <w:r>
        <w:t>6. Every thing you can act 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Element</w:t>
            </w:r>
          </w:p>
        </w:tc>
        <w:tc>
          <w:tcPr>
            <w:tcW w:type="dxa" w:w="1234"/>
          </w:tcPr>
          <w:p>
            <w:r>
              <w:rPr>
                <w:b/>
              </w:rPr>
              <w:t>Where</w:t>
            </w:r>
          </w:p>
        </w:tc>
        <w:tc>
          <w:tcPr>
            <w:tcW w:type="dxa" w:w="1234"/>
          </w:tcPr>
          <w:p>
            <w:r>
              <w:rPr>
                <w:b/>
              </w:rPr>
              <w:t>What happens</w:t>
            </w:r>
          </w:p>
        </w:tc>
        <w:tc>
          <w:tcPr>
            <w:tcW w:type="dxa" w:w="1234"/>
          </w:tcPr>
          <w:p>
            <w:r>
              <w:rPr>
                <w:b/>
              </w:rPr>
              <w:t>Takes you to</w:t>
            </w:r>
          </w:p>
        </w:tc>
        <w:tc>
          <w:tcPr>
            <w:tcW w:type="dxa" w:w="1234"/>
          </w:tcPr>
          <w:p>
            <w:r>
              <w:rPr>
                <w:b/>
              </w:rPr>
              <w:t>Writes</w:t>
            </w:r>
          </w:p>
        </w:tc>
        <w:tc>
          <w:tcPr>
            <w:tcW w:type="dxa" w:w="1234"/>
          </w:tcPr>
          <w:p>
            <w:r>
              <w:rPr>
                <w:b/>
              </w:rPr>
              <w:t>Confirm</w:t>
            </w:r>
          </w:p>
        </w:tc>
        <w:tc>
          <w:tcPr>
            <w:tcW w:type="dxa" w:w="1234"/>
          </w:tcPr>
          <w:p>
            <w:r>
              <w:rPr>
                <w:b/>
              </w:rPr>
              <w:t>Hidden when</w:t>
            </w:r>
          </w:p>
        </w:tc>
      </w:tr>
      <w:tr>
        <w:tc>
          <w:tcPr>
            <w:tcW w:type="dxa" w:w="1234"/>
          </w:tcPr>
          <w:p>
            <w:r>
              <w:t>Back</w:t>
            </w:r>
          </w:p>
        </w:tc>
        <w:tc>
          <w:tcPr>
            <w:tcW w:type="dxa" w:w="1234"/>
          </w:tcPr>
          <w:p>
            <w:r>
              <w:t>Top</w:t>
            </w:r>
          </w:p>
        </w:tc>
        <w:tc>
          <w:tcPr>
            <w:tcW w:type="dxa" w:w="1234"/>
          </w:tcPr>
          <w:p>
            <w:r>
              <w:t>Returns</w:t>
            </w:r>
          </w:p>
        </w:tc>
        <w:tc>
          <w:tcPr>
            <w:tcW w:type="dxa" w:w="1234"/>
          </w:tcPr>
          <w:p>
            <w:r>
              <w:rPr>
                <w:rFonts w:ascii="Consolas" w:hAnsi="Consolas"/>
                <w:color w:val="333333"/>
                <w:sz w:val="18"/>
              </w:rPr>
              <w:t>/my-data</w:t>
            </w:r>
          </w:p>
        </w:tc>
        <w:tc>
          <w:tcPr>
            <w:tcW w:type="dxa" w:w="1234"/>
          </w:tcPr>
          <w:p>
            <w:r>
              <w:t>nothing</w:t>
            </w:r>
          </w:p>
        </w:tc>
        <w:tc>
          <w:tcPr>
            <w:tcW w:type="dxa" w:w="1234"/>
          </w:tcPr>
          <w:p>
            <w:r>
              <w:t>no</w:t>
            </w:r>
          </w:p>
        </w:tc>
        <w:tc>
          <w:tcPr>
            <w:tcW w:type="dxa" w:w="1234"/>
          </w:tcPr>
          <w:p>
            <w:r>
              <w:t>never</w:t>
            </w:r>
          </w:p>
        </w:tc>
      </w:tr>
    </w:tbl>
    <w:p/>
    <w:p>
      <w:pPr>
        <w:pStyle w:val="Heading3"/>
      </w:pPr>
      <w:r>
        <w:t>7. Offline and sync</w:t>
      </w:r>
    </w:p>
    <w:p>
      <w:r>
        <w:t>Read only.</w:t>
      </w:r>
    </w:p>
    <w:p>
      <w:pPr>
        <w:pStyle w:val="Heading3"/>
      </w:pPr>
      <w:r>
        <w:t>8. Notifications</w:t>
      </w:r>
    </w:p>
    <w:p>
      <w:r>
        <w:t>None.</w:t>
      </w:r>
    </w:p>
    <w:p>
      <w:pPr>
        <w:pStyle w:val="Heading3"/>
      </w:pPr>
      <w:r>
        <w:t>9. Permissions</w:t>
      </w:r>
    </w:p>
    <w:p>
      <w:r>
        <w:t>None.</w:t>
      </w:r>
    </w:p>
    <w:p>
      <w:pPr>
        <w:pStyle w:val="Heading3"/>
      </w:pPr>
      <w:r>
        <w:t>10. States</w:t>
      </w:r>
    </w:p>
    <w:p>
      <w:r>
        <w:t xml:space="preserve">Loading, </w:t>
      </w:r>
      <w:r>
        <w:rPr>
          <w:b/>
        </w:rPr>
        <w:t>not found</w:t>
      </w:r>
      <w:r>
        <w:t>, error.</w:t>
      </w:r>
    </w:p>
    <w:p>
      <w:r>
        <w:rPr>
          <w:b/>
        </w:rPr>
        <w:t>The not found state is a security decision, not an oversight.</w:t>
      </w:r>
    </w:p>
    <w:p>
      <w:r>
        <w:rPr>
          <w:rFonts w:ascii="Consolas" w:hAnsi="Consolas"/>
          <w:color w:val="333333"/>
          <w:sz w:val="18"/>
        </w:rPr>
        <w:t>fetchGymSessionLog</w:t>
      </w:r>
      <w:r>
        <w:t xml:space="preserve"> reads </w:t>
      </w:r>
      <w:r>
        <w:rPr>
          <w:rFonts w:ascii="Consolas" w:hAnsi="Consolas"/>
          <w:color w:val="333333"/>
          <w:sz w:val="18"/>
        </w:rPr>
        <w:t>gym_session_logs_current</w:t>
      </w:r>
      <w:r>
        <w:t>, which is RLS self only, so</w:t>
      </w:r>
    </w:p>
    <w:p>
      <w:r>
        <w:t>another athlete's id produces exactly the same "not found" as a missing row</w:t>
      </w:r>
    </w:p>
    <w:p>
      <w:r>
        <w:rPr>
          <w:b/>
        </w:rPr>
        <w:t>rather than a 403</w:t>
      </w:r>
      <w:r>
        <w:t>. A 403 would confirm the row exists.</w:t>
      </w:r>
    </w:p>
    <w:p>
      <w:pPr>
        <w:pStyle w:val="Heading3"/>
      </w:pPr>
      <w:r>
        <w:t>11. Accessibility and device</w:t>
      </w:r>
    </w:p>
    <w:p>
      <w:r>
        <w:t xml:space="preserve">Translated for a web app per Stage A0. </w:t>
      </w:r>
      <w:r>
        <w:rPr>
          <w:b/>
        </w:rPr>
        <w:t>UNVERIFIED:</w:t>
      </w:r>
      <w:r>
        <w:t xml:space="preserve"> text scaling at 200</w:t>
      </w:r>
    </w:p>
    <w:p>
      <w:r>
        <w:t>percent, screen reader labels, browser support policy. Thumb reach is acceptable:</w:t>
      </w:r>
    </w:p>
    <w:p>
      <w:r>
        <w:t>primary actions sit low.</w:t>
      </w:r>
    </w:p>
    <w:p>
      <w:pPr>
        <w:pStyle w:val="Heading3"/>
      </w:pPr>
      <w:r>
        <w:t>12. Open issues</w:t>
      </w:r>
    </w:p>
    <w:p>
      <w:r>
        <w:t>None found.</w:t>
      </w:r>
    </w:p>
    <w:p>
      <w:r>
        <w:br w:type="page"/>
      </w:r>
    </w:p>
    <w:p>
      <w:pPr>
        <w:pStyle w:val="Heading2"/>
      </w:pPr>
      <w:r>
        <w:t>Programme</w:t>
      </w:r>
    </w:p>
    <w:p>
      <w:pPr>
        <w:pStyle w:val="Heading3"/>
      </w:pPr>
      <w:r>
        <w:t>1. Where it sits</w:t>
      </w:r>
    </w:p>
    <w:p>
      <w:r>
        <w:t xml:space="preserve">Tab 3 of 4, </w:t>
      </w:r>
      <w:r>
        <w:rPr>
          <w:b/>
        </w:rPr>
        <w:t>labelled Gym in the tab bar</w:t>
      </w:r>
      <w:r>
        <w:t xml:space="preserve">. Route </w:t>
      </w:r>
      <w:r>
        <w:rPr>
          <w:rFonts w:ascii="Consolas" w:hAnsi="Consolas"/>
          <w:color w:val="333333"/>
          <w:sz w:val="18"/>
        </w:rPr>
        <w:t>/programme</w:t>
      </w:r>
      <w:r>
        <w:t>. File 210 lines.</w:t>
      </w:r>
    </w:p>
    <w:p>
      <w:pPr>
        <w:pStyle w:val="Heading3"/>
      </w:pPr>
      <w:r>
        <w:t>2. Who reaches it and when</w:t>
      </w:r>
    </w:p>
    <w:p>
      <w:r>
        <w:t>Any athlete with a programme assigned.</w:t>
      </w:r>
    </w:p>
    <w:p>
      <w:pPr>
        <w:pStyle w:val="Heading3"/>
      </w:pPr>
      <w:r>
        <w:t>3. What you see</w:t>
      </w:r>
    </w:p>
    <w:p>
      <w:r>
        <w:t>The assigned programme, its blocks, and the sessions within them. Nutrition</w:t>
      </w:r>
    </w:p>
    <w:p>
      <w:r>
        <w:t>guidance is reached from here.</w:t>
      </w:r>
    </w:p>
    <w:p>
      <w:r>
        <w:rPr>
          <w:b/>
        </w:rPr>
        <w:t>Block names are free text a coach types</w:t>
      </w:r>
      <w:r>
        <w:t>, with no fixed list. The screen</w:t>
      </w:r>
    </w:p>
    <w:p>
      <w:r>
        <w:t>explains the well known periodisation phase names by exact, case insensitive</w:t>
      </w:r>
    </w:p>
    <w:p>
      <w:r>
        <w:t>lookup. "Accumulation" is the one confirmed live in this build's data. **An</w:t>
      </w:r>
    </w:p>
    <w:p>
      <w:r>
        <w:t>unrecognised block name gets no tooltip rather than a wrong one**, which is the</w:t>
      </w:r>
    </w:p>
    <w:p>
      <w:r>
        <w:t>correct choice and is recorded as such in the file.</w:t>
      </w:r>
    </w:p>
    <w:p>
      <w:pPr>
        <w:pStyle w:val="Heading3"/>
      </w:pPr>
      <w:r>
        <w:t>4. What the athlete enters here</w:t>
      </w:r>
    </w:p>
    <w:p>
      <w:r>
        <w:t xml:space="preserve">Nothing on this screen. Logging happens on </w:t>
      </w:r>
      <w:r>
        <w:rPr>
          <w:rFonts w:ascii="Consolas" w:hAnsi="Consolas"/>
          <w:color w:val="333333"/>
          <w:sz w:val="18"/>
        </w:rPr>
        <w:t>/gym/[sessionId]</w:t>
      </w:r>
      <w:r>
        <w:t>.</w:t>
      </w:r>
    </w:p>
    <w:p>
      <w:pPr>
        <w:pStyle w:val="Heading3"/>
      </w:pPr>
      <w:r>
        <w:t>5. Every number shown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Metric ID</w:t>
            </w:r>
          </w:p>
        </w:tc>
        <w:tc>
          <w:tcPr>
            <w:tcW w:type="dxa" w:w="1728"/>
          </w:tcPr>
          <w:p>
            <w:r>
              <w:rPr>
                <w:b/>
              </w:rPr>
              <w:t>Label</w:t>
            </w:r>
          </w:p>
        </w:tc>
        <w:tc>
          <w:tcPr>
            <w:tcW w:type="dxa" w:w="1728"/>
          </w:tcPr>
          <w:p>
            <w:r>
              <w:rPr>
                <w:b/>
              </w:rPr>
              <w:t>Meaning</w:t>
            </w:r>
          </w:p>
        </w:tc>
        <w:tc>
          <w:tcPr>
            <w:tcW w:type="dxa" w:w="1728"/>
          </w:tcPr>
          <w:p>
            <w:r>
              <w:rPr>
                <w:b/>
              </w:rPr>
              <w:t>Window</w:t>
            </w:r>
          </w:p>
        </w:tc>
        <w:tc>
          <w:tcPr>
            <w:tcW w:type="dxa" w:w="1728"/>
          </w:tcPr>
          <w:p>
            <w:r>
              <w:rPr>
                <w:b/>
              </w:rPr>
              <w:t>When missing</w:t>
            </w:r>
          </w:p>
        </w:tc>
      </w:tr>
      <w:tr>
        <w:tc>
          <w:tcPr>
            <w:tcW w:type="dxa" w:w="1728"/>
          </w:tcPr>
          <w:p>
            <w:r>
              <w:t>MET-030</w:t>
            </w:r>
          </w:p>
        </w:tc>
        <w:tc>
          <w:tcPr>
            <w:tcW w:type="dxa" w:w="1728"/>
          </w:tcPr>
          <w:p>
            <w:r>
              <w:t>Prescribed load</w:t>
            </w:r>
          </w:p>
        </w:tc>
        <w:tc>
          <w:tcPr>
            <w:tcW w:type="dxa" w:w="1728"/>
          </w:tcPr>
          <w:p>
            <w:r>
              <w:t>What to lift</w:t>
            </w:r>
          </w:p>
        </w:tc>
        <w:tc>
          <w:tcPr>
            <w:tcW w:type="dxa" w:w="1728"/>
          </w:tcPr>
          <w:p>
            <w:r>
              <w:t>Per session</w:t>
            </w:r>
          </w:p>
        </w:tc>
        <w:tc>
          <w:tcPr>
            <w:tcW w:type="dxa" w:w="1728"/>
          </w:tcPr>
          <w:p>
            <w:r>
              <w:t>says so plainly</w:t>
            </w:r>
          </w:p>
        </w:tc>
      </w:tr>
      <w:tr>
        <w:tc>
          <w:tcPr>
            <w:tcW w:type="dxa" w:w="1728"/>
          </w:tcPr>
          <w:p>
            <w:r>
              <w:t>MET-031 to MET-035</w:t>
            </w:r>
          </w:p>
        </w:tc>
        <w:tc>
          <w:tcPr>
            <w:tcW w:type="dxa" w:w="1728"/>
          </w:tcPr>
          <w:p>
            <w:r>
              <w:t>Nutrition targets</w:t>
            </w:r>
          </w:p>
        </w:tc>
        <w:tc>
          <w:tcPr>
            <w:tcW w:type="dxa" w:w="1728"/>
          </w:tcPr>
          <w:p>
            <w:r>
              <w:t xml:space="preserve">Read on this screen from </w:t>
            </w:r>
            <w:r>
              <w:rPr>
                <w:rFonts w:ascii="Consolas" w:hAnsi="Consolas"/>
                <w:color w:val="333333"/>
                <w:sz w:val="18"/>
              </w:rPr>
              <w:t>protein_g</w:t>
            </w:r>
            <w:r>
              <w:t xml:space="preserve">, </w:t>
            </w:r>
            <w:r>
              <w:rPr>
                <w:rFonts w:ascii="Consolas" w:hAnsi="Consolas"/>
                <w:color w:val="333333"/>
                <w:sz w:val="18"/>
              </w:rPr>
              <w:t>energy_kcal</w:t>
            </w:r>
            <w:r>
              <w:t xml:space="preserve">, </w:t>
            </w:r>
            <w:r>
              <w:rPr>
                <w:rFonts w:ascii="Consolas" w:hAnsi="Consolas"/>
                <w:color w:val="333333"/>
                <w:sz w:val="18"/>
              </w:rPr>
              <w:t>fluid_ml</w:t>
            </w:r>
          </w:p>
        </w:tc>
        <w:tc>
          <w:tcPr>
            <w:tcW w:type="dxa" w:w="1728"/>
          </w:tcPr>
          <w:p>
            <w:r>
              <w:t>Current</w:t>
            </w:r>
          </w:p>
        </w:tc>
        <w:tc>
          <w:tcPr>
            <w:tcW w:type="dxa" w:w="1728"/>
          </w:tcPr>
          <w:p>
            <w:r>
              <w:t>empty</w:t>
            </w:r>
          </w:p>
        </w:tc>
      </w:tr>
    </w:tbl>
    <w:p/>
    <w:p>
      <w:pPr>
        <w:pStyle w:val="Heading3"/>
      </w:pPr>
      <w:r>
        <w:t>6. Every thing you can act 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Element</w:t>
            </w:r>
          </w:p>
        </w:tc>
        <w:tc>
          <w:tcPr>
            <w:tcW w:type="dxa" w:w="1234"/>
          </w:tcPr>
          <w:p>
            <w:r>
              <w:rPr>
                <w:b/>
              </w:rPr>
              <w:t>Where</w:t>
            </w:r>
          </w:p>
        </w:tc>
        <w:tc>
          <w:tcPr>
            <w:tcW w:type="dxa" w:w="1234"/>
          </w:tcPr>
          <w:p>
            <w:r>
              <w:rPr>
                <w:b/>
              </w:rPr>
              <w:t>What happens</w:t>
            </w:r>
          </w:p>
        </w:tc>
        <w:tc>
          <w:tcPr>
            <w:tcW w:type="dxa" w:w="1234"/>
          </w:tcPr>
          <w:p>
            <w:r>
              <w:rPr>
                <w:b/>
              </w:rPr>
              <w:t>Takes you to</w:t>
            </w:r>
          </w:p>
        </w:tc>
        <w:tc>
          <w:tcPr>
            <w:tcW w:type="dxa" w:w="1234"/>
          </w:tcPr>
          <w:p>
            <w:r>
              <w:rPr>
                <w:b/>
              </w:rPr>
              <w:t>Writes</w:t>
            </w:r>
          </w:p>
        </w:tc>
        <w:tc>
          <w:tcPr>
            <w:tcW w:type="dxa" w:w="1234"/>
          </w:tcPr>
          <w:p>
            <w:r>
              <w:rPr>
                <w:b/>
              </w:rPr>
              <w:t>Confirm</w:t>
            </w:r>
          </w:p>
        </w:tc>
        <w:tc>
          <w:tcPr>
            <w:tcW w:type="dxa" w:w="1234"/>
          </w:tcPr>
          <w:p>
            <w:r>
              <w:rPr>
                <w:b/>
              </w:rPr>
              <w:t>Hidden when</w:t>
            </w:r>
          </w:p>
        </w:tc>
      </w:tr>
      <w:tr>
        <w:tc>
          <w:tcPr>
            <w:tcW w:type="dxa" w:w="1234"/>
          </w:tcPr>
          <w:p>
            <w:r>
              <w:t>A session</w:t>
            </w:r>
          </w:p>
        </w:tc>
        <w:tc>
          <w:tcPr>
            <w:tcW w:type="dxa" w:w="1234"/>
          </w:tcPr>
          <w:p>
            <w:r>
              <w:t>The block</w:t>
            </w:r>
          </w:p>
        </w:tc>
        <w:tc>
          <w:tcPr>
            <w:tcW w:type="dxa" w:w="1234"/>
          </w:tcPr>
          <w:p>
            <w:r>
              <w:t>Opens it to log</w:t>
            </w:r>
          </w:p>
        </w:tc>
        <w:tc>
          <w:tcPr>
            <w:tcW w:type="dxa" w:w="1234"/>
          </w:tcPr>
          <w:p>
            <w:r>
              <w:rPr>
                <w:rFonts w:ascii="Consolas" w:hAnsi="Consolas"/>
                <w:color w:val="333333"/>
                <w:sz w:val="18"/>
              </w:rPr>
              <w:t>/gym/[sessionId]</w:t>
            </w:r>
          </w:p>
        </w:tc>
        <w:tc>
          <w:tcPr>
            <w:tcW w:type="dxa" w:w="1234"/>
          </w:tcPr>
          <w:p>
            <w:r>
              <w:t>nothing</w:t>
            </w:r>
          </w:p>
        </w:tc>
        <w:tc>
          <w:tcPr>
            <w:tcW w:type="dxa" w:w="1234"/>
          </w:tcPr>
          <w:p>
            <w:r>
              <w:t>no</w:t>
            </w:r>
          </w:p>
        </w:tc>
        <w:tc>
          <w:tcPr>
            <w:tcW w:type="dxa" w:w="1234"/>
          </w:tcPr>
          <w:p>
            <w:r>
              <w:t>none assigned</w:t>
            </w:r>
          </w:p>
        </w:tc>
      </w:tr>
      <w:tr>
        <w:tc>
          <w:tcPr>
            <w:tcW w:type="dxa" w:w="1234"/>
          </w:tcPr>
          <w:p>
            <w:r>
              <w:t>Nutrition guidance</w:t>
            </w:r>
          </w:p>
        </w:tc>
        <w:tc>
          <w:tcPr>
            <w:tcW w:type="dxa" w:w="1234"/>
          </w:tcPr>
          <w:p>
            <w:r>
              <w:t>A link</w:t>
            </w:r>
          </w:p>
        </w:tc>
        <w:tc>
          <w:tcPr>
            <w:tcW w:type="dxa" w:w="1234"/>
          </w:tcPr>
          <w:p>
            <w:r>
              <w:t>Opens guidance</w:t>
            </w:r>
          </w:p>
        </w:tc>
        <w:tc>
          <w:tcPr>
            <w:tcW w:type="dxa" w:w="1234"/>
          </w:tcPr>
          <w:p>
            <w:r>
              <w:rPr>
                <w:rFonts w:ascii="Consolas" w:hAnsi="Consolas"/>
                <w:color w:val="333333"/>
                <w:sz w:val="18"/>
              </w:rPr>
              <w:t>/programme/nutrition</w:t>
            </w:r>
          </w:p>
        </w:tc>
        <w:tc>
          <w:tcPr>
            <w:tcW w:type="dxa" w:w="1234"/>
          </w:tcPr>
          <w:p>
            <w:r>
              <w:t>nothing</w:t>
            </w:r>
          </w:p>
        </w:tc>
        <w:tc>
          <w:tcPr>
            <w:tcW w:type="dxa" w:w="1234"/>
          </w:tcPr>
          <w:p>
            <w:r>
              <w:t>no</w:t>
            </w:r>
          </w:p>
        </w:tc>
        <w:tc>
          <w:tcPr>
            <w:tcW w:type="dxa" w:w="1234"/>
          </w:tcPr>
          <w:p>
            <w:r>
              <w:t>UNVERIFIED</w:t>
            </w:r>
          </w:p>
        </w:tc>
      </w:tr>
    </w:tbl>
    <w:p/>
    <w:p>
      <w:pPr>
        <w:pStyle w:val="Heading3"/>
      </w:pPr>
      <w:r>
        <w:t>7. Offline and sync</w:t>
      </w:r>
    </w:p>
    <w:p>
      <w:r>
        <w:t>Read only. Logging is on the session screen.</w:t>
      </w:r>
    </w:p>
    <w:p>
      <w:pPr>
        <w:pStyle w:val="Heading3"/>
      </w:pPr>
      <w:r>
        <w:t>8. Notifications</w:t>
      </w:r>
    </w:p>
    <w:p>
      <w:r>
        <w:rPr>
          <w:b/>
        </w:rPr>
        <w:t>UNVERIFIED: none found for this screen.</w:t>
      </w:r>
    </w:p>
    <w:p>
      <w:pPr>
        <w:pStyle w:val="Heading3"/>
      </w:pPr>
      <w:r>
        <w:t>9. Permissions</w:t>
      </w:r>
    </w:p>
    <w:p>
      <w:r>
        <w:t>None.</w:t>
      </w:r>
    </w:p>
    <w:p>
      <w:pPr>
        <w:pStyle w:val="Heading3"/>
      </w:pPr>
      <w:r>
        <w:t>10. States</w:t>
      </w:r>
    </w:p>
    <w:p>
      <w:r>
        <w:t xml:space="preserve">Loading, </w:t>
      </w:r>
      <w:r>
        <w:rPr>
          <w:b/>
        </w:rPr>
        <w:t>no programme assigned</w:t>
      </w:r>
      <w:r>
        <w:t>, error.</w:t>
      </w:r>
    </w:p>
    <w:p>
      <w:pPr>
        <w:pStyle w:val="Heading3"/>
      </w:pPr>
      <w:r>
        <w:t>11. Accessibility and device</w:t>
      </w:r>
    </w:p>
    <w:p>
      <w:r>
        <w:t xml:space="preserve">Translated for a web app per Stage A0. </w:t>
      </w:r>
      <w:r>
        <w:rPr>
          <w:b/>
        </w:rPr>
        <w:t>UNVERIFIED:</w:t>
      </w:r>
      <w:r>
        <w:t xml:space="preserve"> text scaling at 200</w:t>
      </w:r>
    </w:p>
    <w:p>
      <w:r>
        <w:t>percent, screen reader labels, browser support policy. Thumb reach is acceptable:</w:t>
      </w:r>
    </w:p>
    <w:p>
      <w:r>
        <w:t>primary actions sit low.</w:t>
      </w:r>
    </w:p>
    <w:p>
      <w:pPr>
        <w:pStyle w:val="Heading3"/>
      </w:pPr>
      <w:r>
        <w:t>12. Open issues</w:t>
      </w:r>
    </w:p>
    <w:p>
      <w:pPr>
        <w:pStyle w:val="ListBullet"/>
      </w:pPr>
      <w:r>
        <w:rPr>
          <w:b/>
        </w:rPr>
        <w:t>DECISION 2:</w:t>
      </w:r>
      <w:r>
        <w:t xml:space="preserve"> nutrition guidance lives behind a tab called Gym.</w:t>
      </w:r>
    </w:p>
    <w:p>
      <w:r>
        <w:br w:type="page"/>
      </w:r>
    </w:p>
    <w:p>
      <w:pPr>
        <w:pStyle w:val="Heading2"/>
      </w:pPr>
      <w:r>
        <w:t>Nutrition guidance</w:t>
      </w:r>
    </w:p>
    <w:p>
      <w:pPr>
        <w:pStyle w:val="Heading3"/>
      </w:pPr>
      <w:r>
        <w:t>1. Where it sits</w:t>
      </w:r>
    </w:p>
    <w:p>
      <w:r>
        <w:t xml:space="preserve">Reached from Programme. Route </w:t>
      </w:r>
      <w:r>
        <w:rPr>
          <w:rFonts w:ascii="Consolas" w:hAnsi="Consolas"/>
          <w:color w:val="333333"/>
          <w:sz w:val="18"/>
        </w:rPr>
        <w:t>/programme/nutrition</w:t>
      </w:r>
      <w:r>
        <w:t>. File 138 lines.</w:t>
      </w:r>
    </w:p>
    <w:p>
      <w:pPr>
        <w:pStyle w:val="Heading3"/>
      </w:pPr>
      <w:r>
        <w:t>2. Who reaches it and when</w:t>
      </w:r>
    </w:p>
    <w:p>
      <w:r>
        <w:t>Any athlete. **A player looking for what to eat has to know it lives behind a tab</w:t>
      </w:r>
    </w:p>
    <w:p>
      <w:r>
        <w:t>called Gym.** DECISION 2.</w:t>
      </w:r>
    </w:p>
    <w:p>
      <w:pPr>
        <w:pStyle w:val="Heading3"/>
      </w:pPr>
      <w:r>
        <w:t>3. What you see</w:t>
      </w:r>
    </w:p>
    <w:p>
      <w:r>
        <w:t>Targets, and real meals from the club's own meal library (</w:t>
      </w:r>
      <w:r>
        <w:rPr>
          <w:rFonts w:ascii="Consolas" w:hAnsi="Consolas"/>
          <w:color w:val="333333"/>
          <w:sz w:val="18"/>
        </w:rPr>
        <w:t>meal_library</w:t>
      </w:r>
      <w:r>
        <w:t>,</w:t>
      </w:r>
    </w:p>
    <w:p>
      <w:r>
        <w:t>migration 0051, athlete read added by migration 0054). **The athlete browses the</w:t>
      </w:r>
    </w:p>
    <w:p>
      <w:r>
        <w:t>same real meals the nutritionist authored**, not a separate athlete copy.</w:t>
      </w:r>
    </w:p>
    <w:p>
      <w:pPr>
        <w:pStyle w:val="Heading3"/>
      </w:pPr>
      <w:r>
        <w:t>4. What the athlete enters here</w:t>
      </w:r>
    </w:p>
    <w:p>
      <w:r>
        <w:rPr>
          <w:b/>
        </w:rPr>
        <w:t>Nothing, and that is a product rule rather than a gap.</w:t>
      </w:r>
      <w:r>
        <w:t xml:space="preserve"> The file states it:</w:t>
      </w:r>
    </w:p>
    <w:p>
      <w:r>
        <w:t xml:space="preserve">read only, </w:t>
      </w:r>
      <w:r>
        <w:rPr>
          <w:rFonts w:ascii="Consolas" w:hAnsi="Consolas"/>
          <w:color w:val="333333"/>
          <w:sz w:val="18"/>
        </w:rPr>
        <w:t>CLAUDE.md</w:t>
      </w:r>
      <w:r>
        <w:t xml:space="preserve"> rule 8, no logging, no per meal macro entry, **no submit</w:t>
      </w:r>
    </w:p>
    <w:p>
      <w:r>
        <w:t>action anywhere on this screen**.</w:t>
      </w:r>
    </w:p>
    <w:p>
      <w:r>
        <w:t>The whole nutrition commitment for an athlete is the weekly one tap check in.</w:t>
      </w:r>
    </w:p>
    <w:p>
      <w:pPr>
        <w:pStyle w:val="Heading3"/>
      </w:pPr>
      <w:r>
        <w:t>5. Every number shown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Metric ID</w:t>
            </w:r>
          </w:p>
        </w:tc>
        <w:tc>
          <w:tcPr>
            <w:tcW w:type="dxa" w:w="1728"/>
          </w:tcPr>
          <w:p>
            <w:r>
              <w:rPr>
                <w:b/>
              </w:rPr>
              <w:t>Label</w:t>
            </w:r>
          </w:p>
        </w:tc>
        <w:tc>
          <w:tcPr>
            <w:tcW w:type="dxa" w:w="1728"/>
          </w:tcPr>
          <w:p>
            <w:r>
              <w:rPr>
                <w:b/>
              </w:rPr>
              <w:t>Meaning</w:t>
            </w:r>
          </w:p>
        </w:tc>
        <w:tc>
          <w:tcPr>
            <w:tcW w:type="dxa" w:w="1728"/>
          </w:tcPr>
          <w:p>
            <w:r>
              <w:rPr>
                <w:b/>
              </w:rPr>
              <w:t>Window</w:t>
            </w:r>
          </w:p>
        </w:tc>
        <w:tc>
          <w:tcPr>
            <w:tcW w:type="dxa" w:w="1728"/>
          </w:tcPr>
          <w:p>
            <w:r>
              <w:rPr>
                <w:b/>
              </w:rPr>
              <w:t>When missing</w:t>
            </w:r>
          </w:p>
        </w:tc>
      </w:tr>
      <w:tr>
        <w:tc>
          <w:tcPr>
            <w:tcW w:type="dxa" w:w="1728"/>
          </w:tcPr>
          <w:p>
            <w:r>
              <w:t>MET-031</w:t>
            </w:r>
          </w:p>
        </w:tc>
        <w:tc>
          <w:tcPr>
            <w:tcW w:type="dxa" w:w="1728"/>
          </w:tcPr>
          <w:p>
            <w:r>
              <w:t>Protein</w:t>
            </w:r>
          </w:p>
        </w:tc>
        <w:tc>
          <w:tcPr>
            <w:tcW w:type="dxa" w:w="1728"/>
          </w:tcPr>
          <w:p>
            <w:r>
              <w:t>Daily target</w:t>
            </w:r>
          </w:p>
        </w:tc>
        <w:tc>
          <w:tcPr>
            <w:tcW w:type="dxa" w:w="1728"/>
          </w:tcPr>
          <w:p>
            <w:r>
              <w:t>Current</w:t>
            </w:r>
          </w:p>
        </w:tc>
        <w:tc>
          <w:tcPr>
            <w:tcW w:type="dxa" w:w="1728"/>
          </w:tcPr>
          <w:p>
            <w:r>
              <w:t>empty</w:t>
            </w:r>
          </w:p>
        </w:tc>
      </w:tr>
      <w:tr>
        <w:tc>
          <w:tcPr>
            <w:tcW w:type="dxa" w:w="1728"/>
          </w:tcPr>
          <w:p>
            <w:r>
              <w:t>MET-032</w:t>
            </w:r>
          </w:p>
        </w:tc>
        <w:tc>
          <w:tcPr>
            <w:tcW w:type="dxa" w:w="1728"/>
          </w:tcPr>
          <w:p>
            <w:r>
              <w:t>Carbs</w:t>
            </w:r>
          </w:p>
        </w:tc>
        <w:tc>
          <w:tcPr>
            <w:tcW w:type="dxa" w:w="1728"/>
          </w:tcPr>
          <w:p>
            <w:r>
              <w:t>Daily target</w:t>
            </w:r>
          </w:p>
        </w:tc>
        <w:tc>
          <w:tcPr>
            <w:tcW w:type="dxa" w:w="1728"/>
          </w:tcPr>
          <w:p>
            <w:r>
              <w:t>Current</w:t>
            </w:r>
          </w:p>
        </w:tc>
        <w:tc>
          <w:tcPr>
            <w:tcW w:type="dxa" w:w="1728"/>
          </w:tcPr>
          <w:p>
            <w:r>
              <w:t>empty</w:t>
            </w:r>
          </w:p>
        </w:tc>
      </w:tr>
      <w:tr>
        <w:tc>
          <w:tcPr>
            <w:tcW w:type="dxa" w:w="1728"/>
          </w:tcPr>
          <w:p>
            <w:r>
              <w:t>MET-033</w:t>
            </w:r>
          </w:p>
        </w:tc>
        <w:tc>
          <w:tcPr>
            <w:tcW w:type="dxa" w:w="1728"/>
          </w:tcPr>
          <w:p>
            <w:r>
              <w:t>Fat</w:t>
            </w:r>
          </w:p>
        </w:tc>
        <w:tc>
          <w:tcPr>
            <w:tcW w:type="dxa" w:w="1728"/>
          </w:tcPr>
          <w:p>
            <w:r>
              <w:t>Daily target</w:t>
            </w:r>
          </w:p>
        </w:tc>
        <w:tc>
          <w:tcPr>
            <w:tcW w:type="dxa" w:w="1728"/>
          </w:tcPr>
          <w:p>
            <w:r>
              <w:t>Current</w:t>
            </w:r>
          </w:p>
        </w:tc>
        <w:tc>
          <w:tcPr>
            <w:tcW w:type="dxa" w:w="1728"/>
          </w:tcPr>
          <w:p>
            <w:r>
              <w:t>empty</w:t>
            </w:r>
          </w:p>
        </w:tc>
      </w:tr>
      <w:tr>
        <w:tc>
          <w:tcPr>
            <w:tcW w:type="dxa" w:w="1728"/>
          </w:tcPr>
          <w:p>
            <w:r>
              <w:t>MET-034</w:t>
            </w:r>
          </w:p>
        </w:tc>
        <w:tc>
          <w:tcPr>
            <w:tcW w:type="dxa" w:w="1728"/>
          </w:tcPr>
          <w:p>
            <w:r>
              <w:t>Energy</w:t>
            </w:r>
          </w:p>
        </w:tc>
        <w:tc>
          <w:tcPr>
            <w:tcW w:type="dxa" w:w="1728"/>
          </w:tcPr>
          <w:p>
            <w:r>
              <w:t>Daily target</w:t>
            </w:r>
          </w:p>
        </w:tc>
        <w:tc>
          <w:tcPr>
            <w:tcW w:type="dxa" w:w="1728"/>
          </w:tcPr>
          <w:p>
            <w:r>
              <w:t>Current</w:t>
            </w:r>
          </w:p>
        </w:tc>
        <w:tc>
          <w:tcPr>
            <w:tcW w:type="dxa" w:w="1728"/>
          </w:tcPr>
          <w:p>
            <w:r>
              <w:t>empty</w:t>
            </w:r>
          </w:p>
        </w:tc>
      </w:tr>
      <w:tr>
        <w:tc>
          <w:tcPr>
            <w:tcW w:type="dxa" w:w="1728"/>
          </w:tcPr>
          <w:p>
            <w:r>
              <w:t>MET-035</w:t>
            </w:r>
          </w:p>
        </w:tc>
        <w:tc>
          <w:tcPr>
            <w:tcW w:type="dxa" w:w="1728"/>
          </w:tcPr>
          <w:p>
            <w:r>
              <w:t>Fluid</w:t>
            </w:r>
          </w:p>
        </w:tc>
        <w:tc>
          <w:tcPr>
            <w:tcW w:type="dxa" w:w="1728"/>
          </w:tcPr>
          <w:p>
            <w:r>
              <w:t>Daily target</w:t>
            </w:r>
          </w:p>
        </w:tc>
        <w:tc>
          <w:tcPr>
            <w:tcW w:type="dxa" w:w="1728"/>
          </w:tcPr>
          <w:p>
            <w:r>
              <w:t>Current</w:t>
            </w:r>
          </w:p>
        </w:tc>
        <w:tc>
          <w:tcPr>
            <w:tcW w:type="dxa" w:w="1728"/>
          </w:tcPr>
          <w:p>
            <w:r>
              <w:t>empty</w:t>
            </w:r>
          </w:p>
        </w:tc>
      </w:tr>
      <w:tr>
        <w:tc>
          <w:tcPr>
            <w:tcW w:type="dxa" w:w="1728"/>
          </w:tcPr>
          <w:p>
            <w:r>
              <w:t>MET-036</w:t>
            </w:r>
          </w:p>
        </w:tc>
        <w:tc>
          <w:tcPr>
            <w:tcW w:type="dxa" w:w="1728"/>
          </w:tcPr>
          <w:p>
            <w:r>
              <w:t>Your range</w:t>
            </w:r>
          </w:p>
        </w:tc>
        <w:tc>
          <w:tcPr>
            <w:tcW w:type="dxa" w:w="1728"/>
          </w:tcPr>
          <w:p>
            <w:r>
              <w:t>Body mass target range</w:t>
            </w:r>
          </w:p>
        </w:tc>
        <w:tc>
          <w:tcPr>
            <w:tcW w:type="dxa" w:w="1728"/>
          </w:tcPr>
          <w:p>
            <w:r>
              <w:t>Current</w:t>
            </w:r>
          </w:p>
        </w:tc>
        <w:tc>
          <w:tcPr>
            <w:tcW w:type="dxa" w:w="1728"/>
          </w:tcPr>
          <w:p>
            <w:r>
              <w:t>empty</w:t>
            </w:r>
          </w:p>
        </w:tc>
      </w:tr>
    </w:tbl>
    <w:p/>
    <w:p>
      <w:r>
        <w:rPr>
          <w:b/>
        </w:rPr>
        <w:t>These recompute on every weigh in</w:t>
      </w:r>
      <w:r>
        <w:t>, against the nutritionist's set rate and the</w:t>
      </w:r>
    </w:p>
    <w:p>
      <w:r>
        <w:t>athlete's latest weight, rather than staying fixed to the weight at assignment.</w:t>
      </w:r>
    </w:p>
    <w:p>
      <w:r>
        <w:t>Past targets keep the weight they were calculated against, so history is not</w:t>
      </w:r>
    </w:p>
    <w:p>
      <w:r>
        <w:t>rewritten.</w:t>
      </w:r>
    </w:p>
    <w:p>
      <w:r>
        <w:rPr>
          <w:b/>
        </w:rPr>
        <w:t>MET-036 carries a visibility rule.</w:t>
      </w:r>
      <w:r>
        <w:t xml:space="preserve"> The staff screen says the athlete never</w:t>
      </w:r>
    </w:p>
    <w:p>
      <w:r>
        <w:t>sees this range in their own app and it is never ranked. **UNVERIFIED whether</w:t>
      </w:r>
    </w:p>
    <w:p>
      <w:r>
        <w:t xml:space="preserve">that is still true given this screen reads </w:t>
      </w:r>
      <w:r>
        <w:rPr>
          <w:rFonts w:ascii="Consolas" w:hAnsi="Consolas"/>
          <w:color w:val="333333"/>
          <w:sz w:val="18"/>
        </w:rPr>
        <w:t>body_mass_kg</w:t>
      </w:r>
      <w:r>
        <w:t>.** Worth checking: it</w:t>
      </w:r>
    </w:p>
    <w:p>
      <w:r>
        <w:t>is the one place a documented visibility promise and a screen's imports appear to</w:t>
      </w:r>
    </w:p>
    <w:p>
      <w:r>
        <w:t>disagree.</w:t>
      </w:r>
    </w:p>
    <w:p>
      <w:pPr>
        <w:pStyle w:val="Heading3"/>
      </w:pPr>
      <w:r>
        <w:t>6. Every thing you can act 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Element</w:t>
            </w:r>
          </w:p>
        </w:tc>
        <w:tc>
          <w:tcPr>
            <w:tcW w:type="dxa" w:w="1234"/>
          </w:tcPr>
          <w:p>
            <w:r>
              <w:rPr>
                <w:b/>
              </w:rPr>
              <w:t>Where</w:t>
            </w:r>
          </w:p>
        </w:tc>
        <w:tc>
          <w:tcPr>
            <w:tcW w:type="dxa" w:w="1234"/>
          </w:tcPr>
          <w:p>
            <w:r>
              <w:rPr>
                <w:b/>
              </w:rPr>
              <w:t>What happens</w:t>
            </w:r>
          </w:p>
        </w:tc>
        <w:tc>
          <w:tcPr>
            <w:tcW w:type="dxa" w:w="1234"/>
          </w:tcPr>
          <w:p>
            <w:r>
              <w:rPr>
                <w:b/>
              </w:rPr>
              <w:t>Takes you to</w:t>
            </w:r>
          </w:p>
        </w:tc>
        <w:tc>
          <w:tcPr>
            <w:tcW w:type="dxa" w:w="1234"/>
          </w:tcPr>
          <w:p>
            <w:r>
              <w:rPr>
                <w:b/>
              </w:rPr>
              <w:t>Writes</w:t>
            </w:r>
          </w:p>
        </w:tc>
        <w:tc>
          <w:tcPr>
            <w:tcW w:type="dxa" w:w="1234"/>
          </w:tcPr>
          <w:p>
            <w:r>
              <w:rPr>
                <w:b/>
              </w:rPr>
              <w:t>Confirm</w:t>
            </w:r>
          </w:p>
        </w:tc>
        <w:tc>
          <w:tcPr>
            <w:tcW w:type="dxa" w:w="1234"/>
          </w:tcPr>
          <w:p>
            <w:r>
              <w:rPr>
                <w:b/>
              </w:rPr>
              <w:t>Hidden when</w:t>
            </w:r>
          </w:p>
        </w:tc>
      </w:tr>
      <w:tr>
        <w:tc>
          <w:tcPr>
            <w:tcW w:type="dxa" w:w="1234"/>
          </w:tcPr>
          <w:p>
            <w:r>
              <w:t>A meal</w:t>
            </w:r>
          </w:p>
        </w:tc>
        <w:tc>
          <w:tcPr>
            <w:tcW w:type="dxa" w:w="1234"/>
          </w:tcPr>
          <w:p>
            <w:r>
              <w:t>The library</w:t>
            </w:r>
          </w:p>
        </w:tc>
        <w:tc>
          <w:tcPr>
            <w:tcW w:type="dxa" w:w="1234"/>
          </w:tcPr>
          <w:p>
            <w:r>
              <w:t>Shows it</w:t>
            </w:r>
          </w:p>
        </w:tc>
        <w:tc>
          <w:tcPr>
            <w:tcW w:type="dxa" w:w="1234"/>
          </w:tcPr>
          <w:p>
            <w:r>
              <w:t>stays</w:t>
            </w:r>
          </w:p>
        </w:tc>
        <w:tc>
          <w:tcPr>
            <w:tcW w:type="dxa" w:w="1234"/>
          </w:tcPr>
          <w:p>
            <w:r>
              <w:t>nothing</w:t>
            </w:r>
          </w:p>
        </w:tc>
        <w:tc>
          <w:tcPr>
            <w:tcW w:type="dxa" w:w="1234"/>
          </w:tcPr>
          <w:p>
            <w:r>
              <w:t>no</w:t>
            </w:r>
          </w:p>
        </w:tc>
        <w:tc>
          <w:tcPr>
            <w:tcW w:type="dxa" w:w="1234"/>
          </w:tcPr>
          <w:p>
            <w:r>
              <w:t>library empty</w:t>
            </w:r>
          </w:p>
        </w:tc>
      </w:tr>
    </w:tbl>
    <w:p/>
    <w:p>
      <w:r>
        <w:rPr>
          <w:b/>
        </w:rPr>
        <w:t>There is no action that writes anything.</w:t>
      </w:r>
    </w:p>
    <w:p>
      <w:pPr>
        <w:pStyle w:val="Heading3"/>
      </w:pPr>
      <w:r>
        <w:t>7. Offline and sync</w:t>
      </w:r>
    </w:p>
    <w:p>
      <w:r>
        <w:t>Read only.</w:t>
      </w:r>
    </w:p>
    <w:p>
      <w:pPr>
        <w:pStyle w:val="Heading3"/>
      </w:pPr>
      <w:r>
        <w:t>8. Notifications</w:t>
      </w:r>
    </w:p>
    <w:p>
      <w:r>
        <w:t>None found.</w:t>
      </w:r>
    </w:p>
    <w:p>
      <w:pPr>
        <w:pStyle w:val="Heading3"/>
      </w:pPr>
      <w:r>
        <w:t>9. Permissions</w:t>
      </w:r>
    </w:p>
    <w:p>
      <w:r>
        <w:t>None.</w:t>
      </w:r>
    </w:p>
    <w:p>
      <w:pPr>
        <w:pStyle w:val="Heading3"/>
      </w:pPr>
      <w:r>
        <w:t>10. States</w:t>
      </w:r>
    </w:p>
    <w:p>
      <w:r>
        <w:t>Loading, no targets set, empty meal library, error.</w:t>
      </w:r>
    </w:p>
    <w:p>
      <w:pPr>
        <w:pStyle w:val="Heading3"/>
      </w:pPr>
      <w:r>
        <w:t>11. Accessibility and device</w:t>
      </w:r>
    </w:p>
    <w:p>
      <w:r>
        <w:t xml:space="preserve">Translated for a web app per Stage A0. </w:t>
      </w:r>
      <w:r>
        <w:rPr>
          <w:b/>
        </w:rPr>
        <w:t>UNVERIFIED:</w:t>
      </w:r>
      <w:r>
        <w:t xml:space="preserve"> text scaling at 200</w:t>
      </w:r>
    </w:p>
    <w:p>
      <w:r>
        <w:t>percent, screen reader labels, browser support policy.</w:t>
      </w:r>
    </w:p>
    <w:p>
      <w:pPr>
        <w:pStyle w:val="Heading3"/>
      </w:pPr>
      <w:r>
        <w:t>12. Open issues</w:t>
      </w:r>
    </w:p>
    <w:p>
      <w:pPr>
        <w:pStyle w:val="ListBullet"/>
      </w:pPr>
      <w:r>
        <w:rPr>
          <w:b/>
        </w:rPr>
        <w:t>UNVERIFIED and worth resolving:</w:t>
      </w:r>
      <w:r>
        <w:t xml:space="preserve"> MET-036's stated visibility rule against</w:t>
      </w:r>
    </w:p>
    <w:p>
      <w:r>
        <w:t xml:space="preserve">  this screen's use of body mass.</w:t>
      </w:r>
    </w:p>
    <w:p>
      <w:pPr>
        <w:pStyle w:val="ListBullet"/>
      </w:pPr>
      <w:r>
        <w:rPr>
          <w:b/>
        </w:rPr>
        <w:t>DECISION 2:</w:t>
      </w:r>
      <w:r>
        <w:t xml:space="preserve"> the tab it lives behind.</w:t>
      </w:r>
    </w:p>
    <w:p>
      <w:r>
        <w:br w:type="page"/>
      </w:r>
    </w:p>
    <w:p>
      <w:pPr>
        <w:pStyle w:val="Heading2"/>
      </w:pPr>
      <w:r>
        <w:t>Me</w:t>
      </w:r>
    </w:p>
    <w:p>
      <w:pPr>
        <w:pStyle w:val="Heading3"/>
      </w:pPr>
      <w:r>
        <w:t>1. Where it sits</w:t>
      </w:r>
    </w:p>
    <w:p>
      <w:r>
        <w:t xml:space="preserve">Tab 4 of 4. Route </w:t>
      </w:r>
      <w:r>
        <w:rPr>
          <w:rFonts w:ascii="Consolas" w:hAnsi="Consolas"/>
          <w:color w:val="333333"/>
          <w:sz w:val="18"/>
        </w:rPr>
        <w:t>/me</w:t>
      </w:r>
      <w:r>
        <w:t>. File 270 lines.</w:t>
      </w:r>
    </w:p>
    <w:p>
      <w:pPr>
        <w:pStyle w:val="Heading3"/>
      </w:pPr>
      <w:r>
        <w:t>2. Who reaches it and when</w:t>
      </w:r>
    </w:p>
    <w:p>
      <w:r>
        <w:t>Every athlete.</w:t>
      </w:r>
    </w:p>
    <w:p>
      <w:pPr>
        <w:pStyle w:val="Heading3"/>
      </w:pPr>
      <w:r>
        <w:t>3. What you see</w:t>
      </w:r>
    </w:p>
    <w:p>
      <w:r>
        <w:t>Their name and club, a password change, a data export, links to notifications and</w:t>
      </w:r>
    </w:p>
    <w:p>
      <w:r>
        <w:t>leaderboard settings, and the Apple Health toggle.</w:t>
      </w:r>
    </w:p>
    <w:p>
      <w:pPr>
        <w:pStyle w:val="Heading3"/>
      </w:pPr>
      <w:r>
        <w:t>4. What the athlete enters here</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Field</w:t>
            </w:r>
          </w:p>
        </w:tc>
        <w:tc>
          <w:tcPr>
            <w:tcW w:type="dxa" w:w="1080"/>
          </w:tcPr>
          <w:p>
            <w:r>
              <w:rPr>
                <w:b/>
              </w:rPr>
              <w:t>As worded</w:t>
            </w:r>
          </w:p>
        </w:tc>
        <w:tc>
          <w:tcPr>
            <w:tcW w:type="dxa" w:w="1080"/>
          </w:tcPr>
          <w:p>
            <w:r>
              <w:rPr>
                <w:b/>
              </w:rPr>
              <w:t>Type</w:t>
            </w:r>
          </w:p>
        </w:tc>
        <w:tc>
          <w:tcPr>
            <w:tcW w:type="dxa" w:w="1080"/>
          </w:tcPr>
          <w:p>
            <w:r>
              <w:rPr>
                <w:b/>
              </w:rPr>
              <w:t>Validation</w:t>
            </w:r>
          </w:p>
        </w:tc>
        <w:tc>
          <w:tcPr>
            <w:tcW w:type="dxa" w:w="1080"/>
          </w:tcPr>
          <w:p>
            <w:r>
              <w:rPr>
                <w:b/>
              </w:rPr>
              <w:t>On invalid</w:t>
            </w:r>
          </w:p>
        </w:tc>
        <w:tc>
          <w:tcPr>
            <w:tcW w:type="dxa" w:w="1080"/>
          </w:tcPr>
          <w:p>
            <w:r>
              <w:rPr>
                <w:b/>
              </w:rPr>
              <w:t>Stored</w:t>
            </w:r>
          </w:p>
        </w:tc>
        <w:tc>
          <w:tcPr>
            <w:tcW w:type="dxa" w:w="1080"/>
          </w:tcPr>
          <w:p>
            <w:r>
              <w:rPr>
                <w:b/>
              </w:rPr>
              <w:t>Editable</w:t>
            </w:r>
          </w:p>
        </w:tc>
        <w:tc>
          <w:tcPr>
            <w:tcW w:type="dxa" w:w="1080"/>
          </w:tcPr>
          <w:p>
            <w:r>
              <w:rPr>
                <w:b/>
              </w:rPr>
              <w:t>Who sees it</w:t>
            </w:r>
          </w:p>
        </w:tc>
      </w:tr>
      <w:tr>
        <w:tc>
          <w:tcPr>
            <w:tcW w:type="dxa" w:w="1080"/>
          </w:tcPr>
          <w:p>
            <w:r>
              <w:t>Current password</w:t>
            </w:r>
          </w:p>
        </w:tc>
        <w:tc>
          <w:tcPr>
            <w:tcW w:type="dxa" w:w="1080"/>
          </w:tcPr>
          <w:p>
            <w:r>
              <w:t>UNVERIFIED</w:t>
            </w:r>
          </w:p>
        </w:tc>
        <w:tc>
          <w:tcPr>
            <w:tcW w:type="dxa" w:w="1080"/>
          </w:tcPr>
          <w:p>
            <w:r>
              <w:t>text</w:t>
            </w:r>
          </w:p>
        </w:tc>
        <w:tc>
          <w:tcPr>
            <w:tcW w:type="dxa" w:w="1080"/>
          </w:tcPr>
          <w:p>
            <w:r>
              <w:t>re-authentication before change</w:t>
            </w:r>
          </w:p>
        </w:tc>
        <w:tc>
          <w:tcPr>
            <w:tcW w:type="dxa" w:w="1080"/>
          </w:tcPr>
          <w:p>
            <w:r>
              <w:t>rejected</w:t>
            </w:r>
          </w:p>
        </w:tc>
        <w:tc>
          <w:tcPr>
            <w:tcW w:type="dxa" w:w="1080"/>
          </w:tcPr>
          <w:p>
            <w:r>
              <w:rPr>
                <w:rFonts w:ascii="Consolas" w:hAnsi="Consolas"/>
                <w:color w:val="333333"/>
                <w:sz w:val="18"/>
              </w:rPr>
              <w:t>auth.users</w:t>
            </w:r>
          </w:p>
        </w:tc>
        <w:tc>
          <w:tcPr>
            <w:tcW w:type="dxa" w:w="1080"/>
          </w:tcPr>
          <w:p>
            <w:r>
              <w:t>n/a</w:t>
            </w:r>
          </w:p>
        </w:tc>
        <w:tc>
          <w:tcPr>
            <w:tcW w:type="dxa" w:w="1080"/>
          </w:tcPr>
          <w:p>
            <w:r>
              <w:t>nobody</w:t>
            </w:r>
          </w:p>
        </w:tc>
      </w:tr>
      <w:tr>
        <w:tc>
          <w:tcPr>
            <w:tcW w:type="dxa" w:w="1080"/>
          </w:tcPr>
          <w:p>
            <w:r>
              <w:t>New password</w:t>
            </w:r>
          </w:p>
        </w:tc>
        <w:tc>
          <w:tcPr>
            <w:tcW w:type="dxa" w:w="1080"/>
          </w:tcPr>
          <w:p>
            <w:r>
              <w:t>UNVERIFIED</w:t>
            </w:r>
          </w:p>
        </w:tc>
        <w:tc>
          <w:tcPr>
            <w:tcW w:type="dxa" w:w="1080"/>
          </w:tcPr>
          <w:p>
            <w:r>
              <w:t>text, at least 12 characters</w:t>
            </w:r>
          </w:p>
        </w:tc>
        <w:tc>
          <w:tcPr>
            <w:tcW w:type="dxa" w:w="1080"/>
          </w:tcPr>
          <w:p>
            <w:r>
              <w:t>client and GoTrue</w:t>
            </w:r>
          </w:p>
        </w:tc>
        <w:tc>
          <w:tcPr>
            <w:tcW w:type="dxa" w:w="1080"/>
          </w:tcPr>
          <w:p>
            <w:r>
              <w:t>rejected</w:t>
            </w:r>
          </w:p>
        </w:tc>
        <w:tc>
          <w:tcPr>
            <w:tcW w:type="dxa" w:w="1080"/>
          </w:tcPr>
          <w:p>
            <w:r>
              <w:rPr>
                <w:rFonts w:ascii="Consolas" w:hAnsi="Consolas"/>
                <w:color w:val="333333"/>
                <w:sz w:val="18"/>
              </w:rPr>
              <w:t>auth.users</w:t>
            </w:r>
          </w:p>
        </w:tc>
        <w:tc>
          <w:tcPr>
            <w:tcW w:type="dxa" w:w="1080"/>
          </w:tcPr>
          <w:p>
            <w:r>
              <w:t>n/a</w:t>
            </w:r>
          </w:p>
        </w:tc>
        <w:tc>
          <w:tcPr>
            <w:tcW w:type="dxa" w:w="1080"/>
          </w:tcPr>
          <w:p>
            <w:r>
              <w:t>nobody</w:t>
            </w:r>
          </w:p>
        </w:tc>
      </w:tr>
      <w:tr>
        <w:tc>
          <w:tcPr>
            <w:tcW w:type="dxa" w:w="1080"/>
          </w:tcPr>
          <w:p>
            <w:r>
              <w:t>Apple Health toggle</w:t>
            </w:r>
          </w:p>
        </w:tc>
        <w:tc>
          <w:tcPr>
            <w:tcW w:type="dxa" w:w="1080"/>
          </w:tcPr>
          <w:p>
            <w:r>
              <w:t>UNVERIFIED</w:t>
            </w:r>
          </w:p>
        </w:tc>
        <w:tc>
          <w:tcPr>
            <w:tcW w:type="dxa" w:w="1080"/>
          </w:tcPr>
          <w:p>
            <w:r>
              <w:t>on or off</w:t>
            </w:r>
          </w:p>
        </w:tc>
        <w:tc>
          <w:tcPr>
            <w:tcW w:type="dxa" w:w="1080"/>
          </w:tcPr>
          <w:p>
            <w:r>
              <w:t>consent write</w:t>
            </w:r>
          </w:p>
        </w:tc>
        <w:tc>
          <w:tcPr>
            <w:tcW w:type="dxa" w:w="1080"/>
          </w:tcPr>
          <w:p>
            <w:r>
              <w:t>n/a</w:t>
            </w:r>
          </w:p>
        </w:tc>
        <w:tc>
          <w:tcPr>
            <w:tcW w:type="dxa" w:w="1080"/>
          </w:tcPr>
          <w:p>
            <w:r>
              <w:rPr>
                <w:rFonts w:ascii="Consolas" w:hAnsi="Consolas"/>
                <w:color w:val="333333"/>
                <w:sz w:val="18"/>
              </w:rPr>
              <w:t>athlete_consents.purpose = 'healthkit_sync'</w:t>
            </w:r>
          </w:p>
        </w:tc>
        <w:tc>
          <w:tcPr>
            <w:tcW w:type="dxa" w:w="1080"/>
          </w:tcPr>
          <w:p>
            <w:r>
              <w:t>yes, withdrawable</w:t>
            </w:r>
          </w:p>
        </w:tc>
        <w:tc>
          <w:tcPr>
            <w:tcW w:type="dxa" w:w="1080"/>
          </w:tcPr>
          <w:p>
            <w:r>
              <w:t>staff can see consent state</w:t>
            </w:r>
          </w:p>
        </w:tc>
      </w:tr>
    </w:tbl>
    <w:p/>
    <w:p>
      <w:pPr>
        <w:pStyle w:val="Heading3"/>
      </w:pPr>
      <w:r>
        <w:t>5. Every number shown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Metric ID</w:t>
            </w:r>
          </w:p>
        </w:tc>
        <w:tc>
          <w:tcPr>
            <w:tcW w:type="dxa" w:w="1728"/>
          </w:tcPr>
          <w:p>
            <w:r>
              <w:rPr>
                <w:b/>
              </w:rPr>
              <w:t>Label</w:t>
            </w:r>
          </w:p>
        </w:tc>
        <w:tc>
          <w:tcPr>
            <w:tcW w:type="dxa" w:w="1728"/>
          </w:tcPr>
          <w:p>
            <w:r>
              <w:rPr>
                <w:b/>
              </w:rPr>
              <w:t>Meaning</w:t>
            </w:r>
          </w:p>
        </w:tc>
        <w:tc>
          <w:tcPr>
            <w:tcW w:type="dxa" w:w="1728"/>
          </w:tcPr>
          <w:p>
            <w:r>
              <w:rPr>
                <w:b/>
              </w:rPr>
              <w:t>Window</w:t>
            </w:r>
          </w:p>
        </w:tc>
        <w:tc>
          <w:tcPr>
            <w:tcW w:type="dxa" w:w="1728"/>
          </w:tcPr>
          <w:p>
            <w:r>
              <w:rPr>
                <w:b/>
              </w:rPr>
              <w:t>When missing</w:t>
            </w:r>
          </w:p>
        </w:tc>
      </w:tr>
      <w:tr>
        <w:tc>
          <w:tcPr>
            <w:tcW w:type="dxa" w:w="1728"/>
          </w:tcPr>
          <w:p>
            <w:r>
              <w:t>MET-005</w:t>
            </w:r>
          </w:p>
        </w:tc>
        <w:tc>
          <w:tcPr>
            <w:tcW w:type="dxa" w:w="1728"/>
          </w:tcPr>
          <w:p>
            <w:r>
              <w:t>Body mass</w:t>
            </w:r>
          </w:p>
        </w:tc>
        <w:tc>
          <w:tcPr>
            <w:tcW w:type="dxa" w:w="1728"/>
          </w:tcPr>
          <w:p>
            <w:r>
              <w:t>Their latest weigh in</w:t>
            </w:r>
          </w:p>
        </w:tc>
        <w:tc>
          <w:tcPr>
            <w:tcW w:type="dxa" w:w="1728"/>
          </w:tcPr>
          <w:p>
            <w:r>
              <w:t>Latest</w:t>
            </w:r>
          </w:p>
        </w:tc>
        <w:tc>
          <w:tcPr>
            <w:tcW w:type="dxa" w:w="1728"/>
          </w:tcPr>
          <w:p>
            <w:r>
              <w:t>empty</w:t>
            </w:r>
          </w:p>
        </w:tc>
      </w:tr>
    </w:tbl>
    <w:p/>
    <w:p>
      <w:pPr>
        <w:pStyle w:val="Heading3"/>
      </w:pPr>
      <w:r>
        <w:t>6. Every thing you can act 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Element</w:t>
            </w:r>
          </w:p>
        </w:tc>
        <w:tc>
          <w:tcPr>
            <w:tcW w:type="dxa" w:w="1234"/>
          </w:tcPr>
          <w:p>
            <w:r>
              <w:rPr>
                <w:b/>
              </w:rPr>
              <w:t>Where</w:t>
            </w:r>
          </w:p>
        </w:tc>
        <w:tc>
          <w:tcPr>
            <w:tcW w:type="dxa" w:w="1234"/>
          </w:tcPr>
          <w:p>
            <w:r>
              <w:rPr>
                <w:b/>
              </w:rPr>
              <w:t>What happens</w:t>
            </w:r>
          </w:p>
        </w:tc>
        <w:tc>
          <w:tcPr>
            <w:tcW w:type="dxa" w:w="1234"/>
          </w:tcPr>
          <w:p>
            <w:r>
              <w:rPr>
                <w:b/>
              </w:rPr>
              <w:t>Takes you to</w:t>
            </w:r>
          </w:p>
        </w:tc>
        <w:tc>
          <w:tcPr>
            <w:tcW w:type="dxa" w:w="1234"/>
          </w:tcPr>
          <w:p>
            <w:r>
              <w:rPr>
                <w:b/>
              </w:rPr>
              <w:t>Writes</w:t>
            </w:r>
          </w:p>
        </w:tc>
        <w:tc>
          <w:tcPr>
            <w:tcW w:type="dxa" w:w="1234"/>
          </w:tcPr>
          <w:p>
            <w:r>
              <w:rPr>
                <w:b/>
              </w:rPr>
              <w:t>Confirm</w:t>
            </w:r>
          </w:p>
        </w:tc>
        <w:tc>
          <w:tcPr>
            <w:tcW w:type="dxa" w:w="1234"/>
          </w:tcPr>
          <w:p>
            <w:r>
              <w:rPr>
                <w:b/>
              </w:rPr>
              <w:t>Hidden when</w:t>
            </w:r>
          </w:p>
        </w:tc>
      </w:tr>
      <w:tr>
        <w:tc>
          <w:tcPr>
            <w:tcW w:type="dxa" w:w="1234"/>
          </w:tcPr>
          <w:p>
            <w:r>
              <w:t>Change password</w:t>
            </w:r>
          </w:p>
        </w:tc>
        <w:tc>
          <w:tcPr>
            <w:tcW w:type="dxa" w:w="1234"/>
          </w:tcPr>
          <w:p>
            <w:r>
              <w:t>Body</w:t>
            </w:r>
          </w:p>
        </w:tc>
        <w:tc>
          <w:tcPr>
            <w:tcW w:type="dxa" w:w="1234"/>
          </w:tcPr>
          <w:p>
            <w:r>
              <w:t>Re-authenticates, then updates</w:t>
            </w:r>
          </w:p>
        </w:tc>
        <w:tc>
          <w:tcPr>
            <w:tcW w:type="dxa" w:w="1234"/>
          </w:tcPr>
          <w:p>
            <w:r>
              <w:t>stays</w:t>
            </w:r>
          </w:p>
        </w:tc>
        <w:tc>
          <w:tcPr>
            <w:tcW w:type="dxa" w:w="1234"/>
          </w:tcPr>
          <w:p>
            <w:r>
              <w:rPr>
                <w:rFonts w:ascii="Consolas" w:hAnsi="Consolas"/>
                <w:color w:val="333333"/>
                <w:sz w:val="18"/>
              </w:rPr>
              <w:t>auth.users</w:t>
            </w:r>
          </w:p>
        </w:tc>
        <w:tc>
          <w:tcPr>
            <w:tcW w:type="dxa" w:w="1234"/>
          </w:tcPr>
          <w:p>
            <w:r>
              <w:t>yes, current password</w:t>
            </w:r>
          </w:p>
        </w:tc>
        <w:tc>
          <w:tcPr>
            <w:tcW w:type="dxa" w:w="1234"/>
          </w:tcPr>
          <w:p>
            <w:r>
              <w:t>never</w:t>
            </w:r>
          </w:p>
        </w:tc>
      </w:tr>
      <w:tr>
        <w:tc>
          <w:tcPr>
            <w:tcW w:type="dxa" w:w="1234"/>
          </w:tcPr>
          <w:p>
            <w:r>
              <w:t>Export my data</w:t>
            </w:r>
          </w:p>
        </w:tc>
        <w:tc>
          <w:tcPr>
            <w:tcW w:type="dxa" w:w="1234"/>
          </w:tcPr>
          <w:p>
            <w:r>
              <w:t>Body</w:t>
            </w:r>
          </w:p>
        </w:tc>
        <w:tc>
          <w:tcPr>
            <w:tcW w:type="dxa" w:w="1234"/>
          </w:tcPr>
          <w:p>
            <w:r>
              <w:t>Downloads a CSV</w:t>
            </w:r>
          </w:p>
        </w:tc>
        <w:tc>
          <w:tcPr>
            <w:tcW w:type="dxa" w:w="1234"/>
          </w:tcPr>
          <w:p>
            <w:r>
              <w:rPr>
                <w:rFonts w:ascii="Consolas" w:hAnsi="Consolas"/>
                <w:color w:val="333333"/>
                <w:sz w:val="18"/>
              </w:rPr>
              <w:t>/me/export</w:t>
            </w:r>
          </w:p>
        </w:tc>
        <w:tc>
          <w:tcPr>
            <w:tcW w:type="dxa" w:w="1234"/>
          </w:tcPr>
          <w:p>
            <w:r>
              <w:t xml:space="preserve">an </w:t>
            </w:r>
            <w:r>
              <w:rPr>
                <w:rFonts w:ascii="Consolas" w:hAnsi="Consolas"/>
                <w:color w:val="333333"/>
                <w:sz w:val="18"/>
              </w:rPr>
              <w:t>audit_log</w:t>
            </w:r>
            <w:r>
              <w:t xml:space="preserve"> row</w:t>
            </w:r>
          </w:p>
        </w:tc>
        <w:tc>
          <w:tcPr>
            <w:tcW w:type="dxa" w:w="1234"/>
          </w:tcPr>
          <w:p>
            <w:r>
              <w:t>no</w:t>
            </w:r>
          </w:p>
        </w:tc>
        <w:tc>
          <w:tcPr>
            <w:tcW w:type="dxa" w:w="1234"/>
          </w:tcPr>
          <w:p>
            <w:r>
              <w:t>never</w:t>
            </w:r>
          </w:p>
        </w:tc>
      </w:tr>
      <w:tr>
        <w:tc>
          <w:tcPr>
            <w:tcW w:type="dxa" w:w="1234"/>
          </w:tcPr>
          <w:p>
            <w:r>
              <w:t>Notifications</w:t>
            </w:r>
          </w:p>
        </w:tc>
        <w:tc>
          <w:tcPr>
            <w:tcW w:type="dxa" w:w="1234"/>
          </w:tcPr>
          <w:p>
            <w:r>
              <w:t>Row</w:t>
            </w:r>
          </w:p>
        </w:tc>
        <w:tc>
          <w:tcPr>
            <w:tcW w:type="dxa" w:w="1234"/>
          </w:tcPr>
          <w:p>
            <w:r>
              <w:t>Opens settings</w:t>
            </w:r>
          </w:p>
        </w:tc>
        <w:tc>
          <w:tcPr>
            <w:tcW w:type="dxa" w:w="1234"/>
          </w:tcPr>
          <w:p>
            <w:r>
              <w:rPr>
                <w:rFonts w:ascii="Consolas" w:hAnsi="Consolas"/>
                <w:color w:val="333333"/>
                <w:sz w:val="18"/>
              </w:rPr>
              <w:t>/me/notifications</w:t>
            </w:r>
          </w:p>
        </w:tc>
        <w:tc>
          <w:tcPr>
            <w:tcW w:type="dxa" w:w="1234"/>
          </w:tcPr>
          <w:p>
            <w:r>
              <w:t>nothing</w:t>
            </w:r>
          </w:p>
        </w:tc>
        <w:tc>
          <w:tcPr>
            <w:tcW w:type="dxa" w:w="1234"/>
          </w:tcPr>
          <w:p>
            <w:r>
              <w:t>no</w:t>
            </w:r>
          </w:p>
        </w:tc>
        <w:tc>
          <w:tcPr>
            <w:tcW w:type="dxa" w:w="1234"/>
          </w:tcPr>
          <w:p>
            <w:r>
              <w:t>never</w:t>
            </w:r>
          </w:p>
        </w:tc>
      </w:tr>
      <w:tr>
        <w:tc>
          <w:tcPr>
            <w:tcW w:type="dxa" w:w="1234"/>
          </w:tcPr>
          <w:p>
            <w:r>
              <w:t>Leaderboards</w:t>
            </w:r>
          </w:p>
        </w:tc>
        <w:tc>
          <w:tcPr>
            <w:tcW w:type="dxa" w:w="1234"/>
          </w:tcPr>
          <w:p>
            <w:r>
              <w:t>Row</w:t>
            </w:r>
          </w:p>
        </w:tc>
        <w:tc>
          <w:tcPr>
            <w:tcW w:type="dxa" w:w="1234"/>
          </w:tcPr>
          <w:p>
            <w:r>
              <w:t>Opens settings</w:t>
            </w:r>
          </w:p>
        </w:tc>
        <w:tc>
          <w:tcPr>
            <w:tcW w:type="dxa" w:w="1234"/>
          </w:tcPr>
          <w:p>
            <w:r>
              <w:rPr>
                <w:rFonts w:ascii="Consolas" w:hAnsi="Consolas"/>
                <w:color w:val="333333"/>
                <w:sz w:val="18"/>
              </w:rPr>
              <w:t>/me/leaderboards</w:t>
            </w:r>
          </w:p>
        </w:tc>
        <w:tc>
          <w:tcPr>
            <w:tcW w:type="dxa" w:w="1234"/>
          </w:tcPr>
          <w:p>
            <w:r>
              <w:t>nothing</w:t>
            </w:r>
          </w:p>
        </w:tc>
        <w:tc>
          <w:tcPr>
            <w:tcW w:type="dxa" w:w="1234"/>
          </w:tcPr>
          <w:p>
            <w:r>
              <w:t>no</w:t>
            </w:r>
          </w:p>
        </w:tc>
        <w:tc>
          <w:tcPr>
            <w:tcW w:type="dxa" w:w="1234"/>
          </w:tcPr>
          <w:p>
            <w:r>
              <w:t>never</w:t>
            </w:r>
          </w:p>
        </w:tc>
      </w:tr>
      <w:tr>
        <w:tc>
          <w:tcPr>
            <w:tcW w:type="dxa" w:w="1234"/>
          </w:tcPr>
          <w:p>
            <w:r>
              <w:t>Apple Health</w:t>
            </w:r>
          </w:p>
        </w:tc>
        <w:tc>
          <w:tcPr>
            <w:tcW w:type="dxa" w:w="1234"/>
          </w:tcPr>
          <w:p>
            <w:r>
              <w:t>Toggle</w:t>
            </w:r>
          </w:p>
        </w:tc>
        <w:tc>
          <w:tcPr>
            <w:tcW w:type="dxa" w:w="1234"/>
          </w:tcPr>
          <w:p>
            <w:r>
              <w:t>Grants or withdraws consent</w:t>
            </w:r>
          </w:p>
        </w:tc>
        <w:tc>
          <w:tcPr>
            <w:tcW w:type="dxa" w:w="1234"/>
          </w:tcPr>
          <w:p>
            <w:r>
              <w:t>stays</w:t>
            </w:r>
          </w:p>
        </w:tc>
        <w:tc>
          <w:tcPr>
            <w:tcW w:type="dxa" w:w="1234"/>
          </w:tcPr>
          <w:p>
            <w:r>
              <w:rPr>
                <w:rFonts w:ascii="Consolas" w:hAnsi="Consolas"/>
                <w:color w:val="333333"/>
                <w:sz w:val="18"/>
              </w:rPr>
              <w:t>athlete_consents</w:t>
            </w:r>
          </w:p>
        </w:tc>
        <w:tc>
          <w:tcPr>
            <w:tcW w:type="dxa" w:w="1234"/>
          </w:tcPr>
          <w:p>
            <w:r>
              <w:t>UNVERIFIED</w:t>
            </w:r>
          </w:p>
        </w:tc>
        <w:tc>
          <w:tcPr>
            <w:tcW w:type="dxa" w:w="1234"/>
          </w:tcPr>
          <w:p>
            <w:r>
              <w:rPr>
                <w:b/>
              </w:rPr>
              <w:t>shown only on Premium</w:t>
            </w:r>
            <w:r>
              <w:t xml:space="preserve"> (</w:t>
            </w:r>
            <w:r>
              <w:rPr>
                <w:rFonts w:ascii="Consolas" w:hAnsi="Consolas"/>
                <w:color w:val="333333"/>
                <w:sz w:val="18"/>
              </w:rPr>
              <w:t>me/page.tsx:240</w:t>
            </w:r>
            <w:r>
              <w:t>)</w:t>
            </w:r>
          </w:p>
        </w:tc>
      </w:tr>
      <w:tr>
        <w:tc>
          <w:tcPr>
            <w:tcW w:type="dxa" w:w="1234"/>
          </w:tcPr>
          <w:p>
            <w:r>
              <w:t>Log out</w:t>
            </w:r>
          </w:p>
        </w:tc>
        <w:tc>
          <w:tcPr>
            <w:tcW w:type="dxa" w:w="1234"/>
          </w:tcPr>
          <w:p>
            <w:r>
              <w:t>Bottom</w:t>
            </w:r>
          </w:p>
        </w:tc>
        <w:tc>
          <w:tcPr>
            <w:tcW w:type="dxa" w:w="1234"/>
          </w:tcPr>
          <w:p>
            <w:r>
              <w:t>Ends the session</w:t>
            </w:r>
          </w:p>
        </w:tc>
        <w:tc>
          <w:tcPr>
            <w:tcW w:type="dxa" w:w="1234"/>
          </w:tcPr>
          <w:p>
            <w:r>
              <w:rPr>
                <w:rFonts w:ascii="Consolas" w:hAnsi="Consolas"/>
                <w:color w:val="333333"/>
                <w:sz w:val="18"/>
              </w:rPr>
              <w:t>/login</w:t>
            </w:r>
          </w:p>
        </w:tc>
        <w:tc>
          <w:tcPr>
            <w:tcW w:type="dxa" w:w="1234"/>
          </w:tcPr>
          <w:p>
            <w:r>
              <w:t>nothing</w:t>
            </w:r>
          </w:p>
        </w:tc>
        <w:tc>
          <w:tcPr>
            <w:tcW w:type="dxa" w:w="1234"/>
          </w:tcPr>
          <w:p>
            <w:r>
              <w:t>UNVERIFIED</w:t>
            </w:r>
          </w:p>
        </w:tc>
        <w:tc>
          <w:tcPr>
            <w:tcW w:type="dxa" w:w="1234"/>
          </w:tcPr>
          <w:p>
            <w:r>
              <w:t>never</w:t>
            </w:r>
          </w:p>
        </w:tc>
      </w:tr>
      <w:tr>
        <w:tc>
          <w:tcPr>
            <w:tcW w:type="dxa" w:w="1234"/>
          </w:tcPr>
          <w:p>
            <w:r>
              <w:t>Report a problem</w:t>
            </w:r>
          </w:p>
        </w:tc>
        <w:tc>
          <w:tcPr>
            <w:tcW w:type="dxa" w:w="1234"/>
          </w:tcPr>
          <w:p>
            <w:r>
              <w:t>Row</w:t>
            </w:r>
          </w:p>
        </w:tc>
        <w:tc>
          <w:tcPr>
            <w:tcW w:type="dxa" w:w="1234"/>
          </w:tcPr>
          <w:p>
            <w:r>
              <w:t>Opens the form</w:t>
            </w:r>
          </w:p>
        </w:tc>
        <w:tc>
          <w:tcPr>
            <w:tcW w:type="dxa" w:w="1234"/>
          </w:tcPr>
          <w:p>
            <w:r>
              <w:rPr>
                <w:rFonts w:ascii="Consolas" w:hAnsi="Consolas"/>
                <w:color w:val="333333"/>
                <w:sz w:val="18"/>
              </w:rPr>
              <w:t>/report-problem</w:t>
            </w:r>
          </w:p>
        </w:tc>
        <w:tc>
          <w:tcPr>
            <w:tcW w:type="dxa" w:w="1234"/>
          </w:tcPr>
          <w:p>
            <w:r>
              <w:t>nothing</w:t>
            </w:r>
          </w:p>
        </w:tc>
        <w:tc>
          <w:tcPr>
            <w:tcW w:type="dxa" w:w="1234"/>
          </w:tcPr>
          <w:p>
            <w:r>
              <w:t>no</w:t>
            </w:r>
          </w:p>
        </w:tc>
        <w:tc>
          <w:tcPr>
            <w:tcW w:type="dxa" w:w="1234"/>
          </w:tcPr>
          <w:p>
            <w:r>
              <w:t>never</w:t>
            </w:r>
          </w:p>
        </w:tc>
      </w:tr>
    </w:tbl>
    <w:p/>
    <w:p>
      <w:r>
        <w:rPr>
          <w:b/>
        </w:rPr>
        <w:t>This is the only tier gate in the entire athlete shell</w:t>
      </w:r>
      <w:r>
        <w:t xml:space="preserve">: </w:t>
      </w:r>
      <w:r>
        <w:rPr>
          <w:rFonts w:ascii="Consolas" w:hAnsi="Consolas"/>
          <w:color w:val="333333"/>
          <w:sz w:val="18"/>
        </w:rPr>
        <w:t>isPremium(tier)</w:t>
      </w:r>
    </w:p>
    <w:p>
      <w:r>
        <w:t xml:space="preserve">at </w:t>
      </w:r>
      <w:r>
        <w:rPr>
          <w:rFonts w:ascii="Consolas" w:hAnsi="Consolas"/>
          <w:color w:val="333333"/>
          <w:sz w:val="18"/>
        </w:rPr>
        <w:t>me/page.tsx:240</w:t>
      </w:r>
      <w:r>
        <w:t>, guarding the Apple Health toggle.</w:t>
      </w:r>
    </w:p>
    <w:p>
      <w:pPr>
        <w:pStyle w:val="Heading3"/>
      </w:pPr>
      <w:r>
        <w:t>7. Offline and sync</w:t>
      </w:r>
    </w:p>
    <w:p>
      <w:r>
        <w:rPr>
          <w:b/>
        </w:rPr>
        <w:t>UNVERIFIED.</w:t>
      </w:r>
      <w:r>
        <w:t xml:space="preserve"> Consent changes and notification preferences are not in the</w:t>
      </w:r>
    </w:p>
    <w:p>
      <w:r>
        <w:t>outbox, so they presumably require a connection. DECISION 11.</w:t>
      </w:r>
    </w:p>
    <w:p>
      <w:pPr>
        <w:pStyle w:val="Heading3"/>
      </w:pPr>
      <w:r>
        <w:t>8. Notifications</w:t>
      </w:r>
    </w:p>
    <w:p>
      <w:r>
        <w:t>None open this screen.</w:t>
      </w:r>
    </w:p>
    <w:p>
      <w:pPr>
        <w:pStyle w:val="Heading3"/>
      </w:pPr>
      <w:r>
        <w:t>9. Permissions</w:t>
      </w:r>
    </w:p>
    <w:p>
      <w:r>
        <w:rPr>
          <w:b/>
        </w:rPr>
        <w:t>The Apple Health toggle asks for a permission that leads nowhere.</w:t>
      </w:r>
      <w:r>
        <w:t xml:space="preserve"> There is no</w:t>
      </w:r>
    </w:p>
    <w:p>
      <w:r>
        <w:t>HealthKit integration: no native code, and no table holds device sourced sleep,</w:t>
      </w:r>
    </w:p>
    <w:p>
      <w:r>
        <w:t>resting heart rate or HRV. The toggle writes a consent row and nothing reads it</w:t>
      </w:r>
    </w:p>
    <w:p>
      <w:r>
        <w:t xml:space="preserve">to ingest anything. </w:t>
      </w:r>
      <w:r>
        <w:rPr>
          <w:b/>
        </w:rPr>
        <w:t>DECISION 4.</w:t>
      </w:r>
    </w:p>
    <w:p>
      <w:pPr>
        <w:pStyle w:val="Heading3"/>
      </w:pPr>
      <w:r>
        <w:t>10. States</w:t>
      </w:r>
    </w:p>
    <w:p>
      <w:r>
        <w:t>Loading, Basic club (no Apple Health toggle), error.</w:t>
      </w:r>
    </w:p>
    <w:p>
      <w:pPr>
        <w:pStyle w:val="Heading3"/>
      </w:pPr>
      <w:r>
        <w:t>11. Accessibility and device</w:t>
      </w:r>
    </w:p>
    <w:p>
      <w:r>
        <w:t xml:space="preserve">Translated for a web app per Stage A0. </w:t>
      </w:r>
      <w:r>
        <w:rPr>
          <w:b/>
        </w:rPr>
        <w:t>UNVERIFIED:</w:t>
      </w:r>
      <w:r>
        <w:t xml:space="preserve"> text scaling at 200</w:t>
      </w:r>
    </w:p>
    <w:p>
      <w:r>
        <w:t>percent, screen reader labels, browser support policy.</w:t>
      </w:r>
    </w:p>
    <w:p>
      <w:pPr>
        <w:pStyle w:val="Heading3"/>
      </w:pPr>
      <w:r>
        <w:t>12. Open issues</w:t>
      </w:r>
    </w:p>
    <w:p>
      <w:pPr>
        <w:pStyle w:val="ListBullet"/>
      </w:pPr>
      <w:r>
        <w:rPr>
          <w:b/>
        </w:rPr>
        <w:t>DECISION 3, NOT BUILT:</w:t>
      </w:r>
      <w:r>
        <w:t xml:space="preserve"> there is no way for an athlete to delete their own</w:t>
      </w:r>
    </w:p>
    <w:p>
      <w:r>
        <w:t xml:space="preserve">  account. This is the screen it would live on.</w:t>
      </w:r>
    </w:p>
    <w:p>
      <w:pPr>
        <w:pStyle w:val="ListBullet"/>
      </w:pPr>
      <w:r>
        <w:rPr>
          <w:b/>
        </w:rPr>
        <w:t>DECISION 4:</w:t>
      </w:r>
      <w:r>
        <w:t xml:space="preserve"> the Apple Health toggle.</w:t>
      </w:r>
    </w:p>
    <w:p>
      <w:r>
        <w:br w:type="page"/>
      </w:r>
    </w:p>
    <w:p>
      <w:pPr>
        <w:pStyle w:val="Heading2"/>
      </w:pPr>
      <w:r>
        <w:t>My leaderboards</w:t>
      </w:r>
    </w:p>
    <w:p>
      <w:pPr>
        <w:pStyle w:val="Heading3"/>
      </w:pPr>
      <w:r>
        <w:t>1. Where it sits</w:t>
      </w:r>
    </w:p>
    <w:p>
      <w:r>
        <w:t xml:space="preserve">Reached from Me. Route </w:t>
      </w:r>
      <w:r>
        <w:rPr>
          <w:rFonts w:ascii="Consolas" w:hAnsi="Consolas"/>
          <w:color w:val="333333"/>
          <w:sz w:val="18"/>
        </w:rPr>
        <w:t>/me/leaderboards</w:t>
      </w:r>
      <w:r>
        <w:t>. File 98 lines.</w:t>
      </w:r>
    </w:p>
    <w:p>
      <w:pPr>
        <w:pStyle w:val="Heading3"/>
      </w:pPr>
      <w:r>
        <w:t>2. Who reaches it and when</w:t>
      </w:r>
    </w:p>
    <w:p>
      <w:r>
        <w:t>Every athlete. **The screen behaves differently for under 18s, and that is the</w:t>
      </w:r>
    </w:p>
    <w:p>
      <w:r>
        <w:t>point of it.**</w:t>
      </w:r>
    </w:p>
    <w:p>
      <w:pPr>
        <w:pStyle w:val="Heading3"/>
      </w:pPr>
      <w:r>
        <w:t>3. What you see</w:t>
      </w:r>
    </w:p>
    <w:p>
      <w:r>
        <w:t>Whether they appear on boards, and the control to change it.</w:t>
      </w:r>
    </w:p>
    <w:p>
      <w:pPr>
        <w:pStyle w:val="Heading3"/>
      </w:pPr>
      <w:r>
        <w:t>4. What the athlete enters here</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Field</w:t>
            </w:r>
          </w:p>
        </w:tc>
        <w:tc>
          <w:tcPr>
            <w:tcW w:type="dxa" w:w="1080"/>
          </w:tcPr>
          <w:p>
            <w:r>
              <w:rPr>
                <w:b/>
              </w:rPr>
              <w:t>As worded</w:t>
            </w:r>
          </w:p>
        </w:tc>
        <w:tc>
          <w:tcPr>
            <w:tcW w:type="dxa" w:w="1080"/>
          </w:tcPr>
          <w:p>
            <w:r>
              <w:rPr>
                <w:b/>
              </w:rPr>
              <w:t>Type</w:t>
            </w:r>
          </w:p>
        </w:tc>
        <w:tc>
          <w:tcPr>
            <w:tcW w:type="dxa" w:w="1080"/>
          </w:tcPr>
          <w:p>
            <w:r>
              <w:rPr>
                <w:b/>
              </w:rPr>
              <w:t>Validation</w:t>
            </w:r>
          </w:p>
        </w:tc>
        <w:tc>
          <w:tcPr>
            <w:tcW w:type="dxa" w:w="1080"/>
          </w:tcPr>
          <w:p>
            <w:r>
              <w:rPr>
                <w:b/>
              </w:rPr>
              <w:t>On invalid</w:t>
            </w:r>
          </w:p>
        </w:tc>
        <w:tc>
          <w:tcPr>
            <w:tcW w:type="dxa" w:w="1080"/>
          </w:tcPr>
          <w:p>
            <w:r>
              <w:rPr>
                <w:b/>
              </w:rPr>
              <w:t>Stored</w:t>
            </w:r>
          </w:p>
        </w:tc>
        <w:tc>
          <w:tcPr>
            <w:tcW w:type="dxa" w:w="1080"/>
          </w:tcPr>
          <w:p>
            <w:r>
              <w:rPr>
                <w:b/>
              </w:rPr>
              <w:t>Editable</w:t>
            </w:r>
          </w:p>
        </w:tc>
        <w:tc>
          <w:tcPr>
            <w:tcW w:type="dxa" w:w="1080"/>
          </w:tcPr>
          <w:p>
            <w:r>
              <w:rPr>
                <w:b/>
              </w:rPr>
              <w:t>Who sees it</w:t>
            </w:r>
          </w:p>
        </w:tc>
      </w:tr>
      <w:tr>
        <w:tc>
          <w:tcPr>
            <w:tcW w:type="dxa" w:w="1080"/>
          </w:tcPr>
          <w:p>
            <w:r>
              <w:t>Appear on leaderboards</w:t>
            </w:r>
          </w:p>
        </w:tc>
        <w:tc>
          <w:tcPr>
            <w:tcW w:type="dxa" w:w="1080"/>
          </w:tcPr>
          <w:p>
            <w:r>
              <w:t>UNVERIFIED exact wording</w:t>
            </w:r>
          </w:p>
        </w:tc>
        <w:tc>
          <w:tcPr>
            <w:tcW w:type="dxa" w:w="1080"/>
          </w:tcPr>
          <w:p>
            <w:r>
              <w:t>on or off</w:t>
            </w:r>
          </w:p>
        </w:tc>
        <w:tc>
          <w:tcPr>
            <w:tcW w:type="dxa" w:w="1080"/>
          </w:tcPr>
          <w:p>
            <w:r>
              <w:t>see below</w:t>
            </w:r>
          </w:p>
        </w:tc>
        <w:tc>
          <w:tcPr>
            <w:tcW w:type="dxa" w:w="1080"/>
          </w:tcPr>
          <w:p>
            <w:r>
              <w:t>n/a</w:t>
            </w:r>
          </w:p>
        </w:tc>
        <w:tc>
          <w:tcPr>
            <w:tcW w:type="dxa" w:w="1080"/>
          </w:tcPr>
          <w:p>
            <w:r>
              <w:rPr>
                <w:rFonts w:ascii="Consolas" w:hAnsi="Consolas"/>
                <w:color w:val="333333"/>
                <w:sz w:val="18"/>
              </w:rPr>
              <w:t>leaderboard_opt_outs</w:t>
            </w:r>
            <w:r>
              <w:t xml:space="preserve"> (adult) or </w:t>
            </w:r>
            <w:r>
              <w:rPr>
                <w:rFonts w:ascii="Consolas" w:hAnsi="Consolas"/>
                <w:color w:val="333333"/>
                <w:sz w:val="18"/>
              </w:rPr>
              <w:t>athlete_consents.leaderboard_visibility</w:t>
            </w:r>
            <w:r>
              <w:t xml:space="preserve"> (minor)</w:t>
            </w:r>
          </w:p>
        </w:tc>
        <w:tc>
          <w:tcPr>
            <w:tcW w:type="dxa" w:w="1080"/>
          </w:tcPr>
          <w:p>
            <w:r>
              <w:t>yes, always</w:t>
            </w:r>
          </w:p>
        </w:tc>
        <w:tc>
          <w:tcPr>
            <w:tcW w:type="dxa" w:w="1080"/>
          </w:tcPr>
          <w:p>
            <w:r>
              <w:t>affects every board</w:t>
            </w:r>
          </w:p>
        </w:tc>
      </w:tr>
    </w:tbl>
    <w:p/>
    <w:p>
      <w:r>
        <w:rPr>
          <w:b/>
        </w:rPr>
        <w:t>Two different mechanisms behind one control, and the difference is legal.</w:t>
      </w:r>
    </w:p>
    <w:p>
      <w:pPr>
        <w:pStyle w:val="ListBullet"/>
      </w:pPr>
      <w:r>
        <w:rPr>
          <w:b/>
        </w:rPr>
        <w:t>An adult is on by default and opts OUT.</w:t>
      </w:r>
      <w:r>
        <w:t xml:space="preserve"> The opt out is written to</w:t>
      </w:r>
    </w:p>
    <w:p>
      <w:r>
        <w:t xml:space="preserve">  </w:t>
      </w:r>
      <w:r>
        <w:rPr>
          <w:rFonts w:ascii="Consolas" w:hAnsi="Consolas"/>
          <w:color w:val="333333"/>
          <w:sz w:val="18"/>
        </w:rPr>
        <w:t>leaderboard_opt_outs</w:t>
      </w:r>
      <w:r>
        <w:t xml:space="preserve"> with </w:t>
      </w:r>
      <w:r>
        <w:rPr>
          <w:rFonts w:ascii="Consolas" w:hAnsi="Consolas"/>
          <w:color w:val="333333"/>
          <w:sz w:val="18"/>
        </w:rPr>
        <w:t>opt_out_source = 'athlete'</w:t>
      </w:r>
      <w:r>
        <w:t>, and the database</w:t>
      </w:r>
    </w:p>
    <w:p>
      <w:r>
        <w:t xml:space="preserve">  carries </w:t>
      </w:r>
      <w:r>
        <w:rPr>
          <w:rFonts w:ascii="Consolas" w:hAnsi="Consolas"/>
          <w:color w:val="333333"/>
          <w:sz w:val="18"/>
        </w:rPr>
        <w:t>check (allow_opt_out)</w:t>
      </w:r>
      <w:r>
        <w:t xml:space="preserve"> so </w:t>
      </w:r>
      <w:r>
        <w:rPr>
          <w:b/>
        </w:rPr>
        <w:t>a club cannot take the exit away</w:t>
      </w:r>
      <w:r>
        <w:t>. The</w:t>
      </w:r>
    </w:p>
    <w:p>
      <w:r>
        <w:t xml:space="preserve">  reasoning is GDPR article 7(3): consent that cannot be withdrawn was never</w:t>
      </w:r>
    </w:p>
    <w:p>
      <w:r>
        <w:t xml:space="preserve">  consent.</w:t>
      </w:r>
    </w:p>
    <w:p>
      <w:pPr>
        <w:pStyle w:val="ListBullet"/>
      </w:pPr>
      <w:r>
        <w:rPr>
          <w:b/>
        </w:rPr>
        <w:t>An under 18 is off by default and opts IN.</w:t>
      </w:r>
      <w:r>
        <w:t xml:space="preserve"> Children's Code standard 7. The</w:t>
      </w:r>
    </w:p>
    <w:p>
      <w:r>
        <w:t xml:space="preserve">  board query itself enforces it (</w:t>
      </w:r>
      <w:r>
        <w:rPr>
          <w:rFonts w:ascii="Consolas" w:hAnsi="Consolas"/>
          <w:color w:val="333333"/>
          <w:sz w:val="18"/>
        </w:rPr>
        <w:t>supabase/migrations/0016_leaderboards.sql:370</w:t>
      </w:r>
      <w:r>
        <w:t>),</w:t>
      </w:r>
    </w:p>
    <w:p>
      <w:r>
        <w:t xml:space="preserve">  not the client.</w:t>
      </w:r>
    </w:p>
    <w:p>
      <w:r>
        <w:rPr>
          <w:rFonts w:ascii="Consolas" w:hAnsi="Consolas"/>
          <w:color w:val="333333"/>
          <w:sz w:val="18"/>
        </w:rPr>
        <w:t>athlete_is_minor()</w:t>
      </w:r>
      <w:r>
        <w:t xml:space="preserve"> </w:t>
      </w:r>
      <w:r>
        <w:rPr>
          <w:b/>
        </w:rPr>
        <w:t>fails safe</w:t>
      </w:r>
      <w:r>
        <w:t>: no date of birth means treated as a minor.</w:t>
      </w:r>
    </w:p>
    <w:p>
      <w:r>
        <w:t>There is also a per device hide (</w:t>
      </w:r>
      <w:r>
        <w:rPr>
          <w:rFonts w:ascii="Consolas" w:hAnsi="Consolas"/>
          <w:color w:val="333333"/>
          <w:sz w:val="18"/>
        </w:rPr>
        <w:t>fydr-hide-leaderboards</w:t>
      </w:r>
      <w:r>
        <w:t xml:space="preserve"> in </w:t>
      </w:r>
      <w:r>
        <w:rPr>
          <w:rFonts w:ascii="Consolas" w:hAnsi="Consolas"/>
          <w:color w:val="333333"/>
          <w:sz w:val="18"/>
        </w:rPr>
        <w:t>localStorage</w:t>
      </w:r>
      <w:r>
        <w:t>).</w:t>
      </w:r>
    </w:p>
    <w:p>
      <w:r>
        <w:rPr>
          <w:b/>
        </w:rPr>
        <w:t>That is a display preference on one phone, not a consent record</w:t>
      </w:r>
      <w:r>
        <w:t>, and it does</w:t>
      </w:r>
    </w:p>
    <w:p>
      <w:r>
        <w:t>not remove the athlete from anybody else's board.</w:t>
      </w:r>
    </w:p>
    <w:p>
      <w:pPr>
        <w:pStyle w:val="Heading3"/>
      </w:pPr>
      <w:r>
        <w:t>5. Every number shown</w:t>
      </w:r>
    </w:p>
    <w:p>
      <w:r>
        <w:t>None.</w:t>
      </w:r>
    </w:p>
    <w:p>
      <w:pPr>
        <w:pStyle w:val="Heading3"/>
      </w:pPr>
      <w:r>
        <w:t>6. Every thing you can act 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Element</w:t>
            </w:r>
          </w:p>
        </w:tc>
        <w:tc>
          <w:tcPr>
            <w:tcW w:type="dxa" w:w="1234"/>
          </w:tcPr>
          <w:p>
            <w:r>
              <w:rPr>
                <w:b/>
              </w:rPr>
              <w:t>Where</w:t>
            </w:r>
          </w:p>
        </w:tc>
        <w:tc>
          <w:tcPr>
            <w:tcW w:type="dxa" w:w="1234"/>
          </w:tcPr>
          <w:p>
            <w:r>
              <w:rPr>
                <w:b/>
              </w:rPr>
              <w:t>What happens</w:t>
            </w:r>
          </w:p>
        </w:tc>
        <w:tc>
          <w:tcPr>
            <w:tcW w:type="dxa" w:w="1234"/>
          </w:tcPr>
          <w:p>
            <w:r>
              <w:rPr>
                <w:b/>
              </w:rPr>
              <w:t>Takes you to</w:t>
            </w:r>
          </w:p>
        </w:tc>
        <w:tc>
          <w:tcPr>
            <w:tcW w:type="dxa" w:w="1234"/>
          </w:tcPr>
          <w:p>
            <w:r>
              <w:rPr>
                <w:b/>
              </w:rPr>
              <w:t>Writes</w:t>
            </w:r>
          </w:p>
        </w:tc>
        <w:tc>
          <w:tcPr>
            <w:tcW w:type="dxa" w:w="1234"/>
          </w:tcPr>
          <w:p>
            <w:r>
              <w:rPr>
                <w:b/>
              </w:rPr>
              <w:t>Confirm</w:t>
            </w:r>
          </w:p>
        </w:tc>
        <w:tc>
          <w:tcPr>
            <w:tcW w:type="dxa" w:w="1234"/>
          </w:tcPr>
          <w:p>
            <w:r>
              <w:rPr>
                <w:b/>
              </w:rPr>
              <w:t>Hidden when</w:t>
            </w:r>
          </w:p>
        </w:tc>
      </w:tr>
      <w:tr>
        <w:tc>
          <w:tcPr>
            <w:tcW w:type="dxa" w:w="1234"/>
          </w:tcPr>
          <w:p>
            <w:r>
              <w:t>The toggle</w:t>
            </w:r>
          </w:p>
        </w:tc>
        <w:tc>
          <w:tcPr>
            <w:tcW w:type="dxa" w:w="1234"/>
          </w:tcPr>
          <w:p>
            <w:r>
              <w:t>Body</w:t>
            </w:r>
          </w:p>
        </w:tc>
        <w:tc>
          <w:tcPr>
            <w:tcW w:type="dxa" w:w="1234"/>
          </w:tcPr>
          <w:p>
            <w:r>
              <w:t>Opts in or out</w:t>
            </w:r>
          </w:p>
        </w:tc>
        <w:tc>
          <w:tcPr>
            <w:tcW w:type="dxa" w:w="1234"/>
          </w:tcPr>
          <w:p>
            <w:r>
              <w:t>stays</w:t>
            </w:r>
          </w:p>
        </w:tc>
        <w:tc>
          <w:tcPr>
            <w:tcW w:type="dxa" w:w="1234"/>
          </w:tcPr>
          <w:p>
            <w:r>
              <w:t>a consent or opt out row</w:t>
            </w:r>
          </w:p>
        </w:tc>
        <w:tc>
          <w:tcPr>
            <w:tcW w:type="dxa" w:w="1234"/>
          </w:tcPr>
          <w:p>
            <w:r>
              <w:t>UNVERIFIED</w:t>
            </w:r>
          </w:p>
        </w:tc>
        <w:tc>
          <w:tcPr>
            <w:tcW w:type="dxa" w:w="1234"/>
          </w:tcPr>
          <w:p>
            <w:r>
              <w:t>never</w:t>
            </w:r>
          </w:p>
        </w:tc>
      </w:tr>
      <w:tr>
        <w:tc>
          <w:tcPr>
            <w:tcW w:type="dxa" w:w="1234"/>
          </w:tcPr>
          <w:p>
            <w:r>
              <w:t>Hide on this device</w:t>
            </w:r>
          </w:p>
        </w:tc>
        <w:tc>
          <w:tcPr>
            <w:tcW w:type="dxa" w:w="1234"/>
          </w:tcPr>
          <w:p>
            <w:r>
              <w:t>Body</w:t>
            </w:r>
          </w:p>
        </w:tc>
        <w:tc>
          <w:tcPr>
            <w:tcW w:type="dxa" w:w="1234"/>
          </w:tcPr>
          <w:p>
            <w:r>
              <w:t>Local only</w:t>
            </w:r>
          </w:p>
        </w:tc>
        <w:tc>
          <w:tcPr>
            <w:tcW w:type="dxa" w:w="1234"/>
          </w:tcPr>
          <w:p>
            <w:r>
              <w:t>stays</w:t>
            </w:r>
          </w:p>
        </w:tc>
        <w:tc>
          <w:tcPr>
            <w:tcW w:type="dxa" w:w="1234"/>
          </w:tcPr>
          <w:p>
            <w:r>
              <w:rPr>
                <w:rFonts w:ascii="Consolas" w:hAnsi="Consolas"/>
                <w:color w:val="333333"/>
                <w:sz w:val="18"/>
              </w:rPr>
              <w:t>localStorage</w:t>
            </w:r>
          </w:p>
        </w:tc>
        <w:tc>
          <w:tcPr>
            <w:tcW w:type="dxa" w:w="1234"/>
          </w:tcPr>
          <w:p>
            <w:r>
              <w:t>no</w:t>
            </w:r>
          </w:p>
        </w:tc>
        <w:tc>
          <w:tcPr>
            <w:tcW w:type="dxa" w:w="1234"/>
          </w:tcPr>
          <w:p>
            <w:r>
              <w:t>never</w:t>
            </w:r>
          </w:p>
        </w:tc>
      </w:tr>
    </w:tbl>
    <w:p/>
    <w:p>
      <w:pPr>
        <w:pStyle w:val="Heading3"/>
      </w:pPr>
      <w:r>
        <w:t>7. Offline and sync</w:t>
      </w:r>
    </w:p>
    <w:p>
      <w:r>
        <w:t>Not in the outbox. Presumably needs a connection. DECISION 11.</w:t>
      </w:r>
    </w:p>
    <w:p>
      <w:pPr>
        <w:pStyle w:val="Heading3"/>
      </w:pPr>
      <w:r>
        <w:t>8. Notifications</w:t>
      </w:r>
    </w:p>
    <w:p>
      <w:r>
        <w:rPr>
          <w:rFonts w:ascii="Consolas" w:hAnsi="Consolas"/>
          <w:color w:val="333333"/>
          <w:sz w:val="18"/>
        </w:rPr>
        <w:t>athlete.leaderboard.weekly</w:t>
      </w:r>
      <w:r>
        <w:t xml:space="preserve">, push, </w:t>
      </w:r>
      <w:r>
        <w:rPr>
          <w:b/>
        </w:rPr>
        <w:t>off by default, minor floor off</w:t>
      </w:r>
      <w:r>
        <w:t xml:space="preserve">. </w:t>
      </w:r>
      <w:r>
        <w:rPr>
          <w:b/>
        </w:rPr>
        <w:t>Nothing in this codebase sends a push or an email.</w:t>
      </w:r>
      <w:r>
        <w:t xml:space="preserve"> No Expo push credential,</w:t>
      </w:r>
    </w:p>
    <w:p>
      <w:r>
        <w:t>no APNs or FCM key, no email provider account. Preferences are stored for real;</w:t>
      </w:r>
    </w:p>
    <w:p>
      <w:r>
        <w:t>nothing dispatches against them.</w:t>
      </w:r>
    </w:p>
    <w:p>
      <w:pPr>
        <w:pStyle w:val="Heading3"/>
      </w:pPr>
      <w:r>
        <w:t>9. Permissions</w:t>
      </w:r>
    </w:p>
    <w:p>
      <w:r>
        <w:t>None.</w:t>
      </w:r>
    </w:p>
    <w:p>
      <w:pPr>
        <w:pStyle w:val="Heading3"/>
      </w:pPr>
      <w:r>
        <w:t>10. States</w:t>
      </w:r>
    </w:p>
    <w:p>
      <w:r>
        <w:t xml:space="preserve">Loading, adult, </w:t>
      </w:r>
      <w:r>
        <w:rPr>
          <w:b/>
        </w:rPr>
        <w:t>under 18 and not opted in</w:t>
      </w:r>
      <w:r>
        <w:t>, opted out, error.</w:t>
      </w:r>
    </w:p>
    <w:p>
      <w:pPr>
        <w:pStyle w:val="Heading3"/>
      </w:pPr>
      <w:r>
        <w:t>11. Accessibility and device</w:t>
      </w:r>
    </w:p>
    <w:p>
      <w:r>
        <w:t xml:space="preserve">Translated for a web app per Stage A0. </w:t>
      </w:r>
      <w:r>
        <w:rPr>
          <w:b/>
        </w:rPr>
        <w:t>UNVERIFIED:</w:t>
      </w:r>
      <w:r>
        <w:t xml:space="preserve"> text scaling at 200</w:t>
      </w:r>
    </w:p>
    <w:p>
      <w:r>
        <w:t>percent, screen reader labels, browser support policy.</w:t>
      </w:r>
    </w:p>
    <w:p>
      <w:pPr>
        <w:pStyle w:val="Heading3"/>
      </w:pPr>
      <w:r>
        <w:t>12. Open issues</w:t>
      </w:r>
    </w:p>
    <w:p>
      <w:pPr>
        <w:pStyle w:val="ListBullet"/>
      </w:pPr>
      <w:r>
        <w:rPr>
          <w:b/>
        </w:rPr>
        <w:t>UNVERIFIED:</w:t>
      </w:r>
      <w:r>
        <w:t xml:space="preserve"> the exact wording shown to a 16 year old, which is the wording</w:t>
      </w:r>
    </w:p>
    <w:p>
      <w:r>
        <w:t xml:space="preserve">  that matters most on this screen.</w:t>
      </w:r>
    </w:p>
    <w:p>
      <w:r>
        <w:br w:type="page"/>
      </w:r>
    </w:p>
    <w:p>
      <w:pPr>
        <w:pStyle w:val="Heading2"/>
      </w:pPr>
      <w:r>
        <w:t>Notification settings</w:t>
      </w:r>
    </w:p>
    <w:p>
      <w:pPr>
        <w:pStyle w:val="Heading3"/>
      </w:pPr>
      <w:r>
        <w:t>1. Where it sits</w:t>
      </w:r>
    </w:p>
    <w:p>
      <w:r>
        <w:t xml:space="preserve">Reached from Me. Route </w:t>
      </w:r>
      <w:r>
        <w:rPr>
          <w:rFonts w:ascii="Consolas" w:hAnsi="Consolas"/>
          <w:color w:val="333333"/>
          <w:sz w:val="18"/>
        </w:rPr>
        <w:t>/me/notifications</w:t>
      </w:r>
      <w:r>
        <w:t>. File 49 lines.</w:t>
      </w:r>
    </w:p>
    <w:p>
      <w:pPr>
        <w:pStyle w:val="Heading3"/>
      </w:pPr>
      <w:r>
        <w:t>2. Who reaches it and when</w:t>
      </w:r>
    </w:p>
    <w:p>
      <w:r>
        <w:t>Every athlete.</w:t>
      </w:r>
    </w:p>
    <w:p>
      <w:pPr>
        <w:pStyle w:val="Heading3"/>
      </w:pPr>
      <w:r>
        <w:t>3. What you see</w:t>
      </w:r>
    </w:p>
    <w:p>
      <w:r>
        <w:t>The athlete notifications from the catalogue, each with a channel toggle.</w:t>
      </w:r>
    </w:p>
    <w:p>
      <w:pPr>
        <w:pStyle w:val="Heading3"/>
      </w:pPr>
      <w:r>
        <w:t>4. What the athlete enters here</w:t>
      </w:r>
    </w:p>
    <w:p>
      <w:r>
        <w:t xml:space="preserve">Per notification, per channel, on or off. Stored in </w:t>
      </w:r>
      <w:r>
        <w:rPr>
          <w:rFonts w:ascii="Consolas" w:hAnsi="Consolas"/>
          <w:color w:val="333333"/>
          <w:sz w:val="18"/>
        </w:rPr>
        <w:t>notification_preferences</w:t>
      </w:r>
    </w:p>
    <w:p>
      <w:r>
        <w:t>(migration 0008), which is per user, per notification, per channel, where **null</w:t>
      </w:r>
    </w:p>
    <w:p>
      <w:r>
        <w:t>means inherit the default**. Its own row only RLS policy already existed.</w:t>
      </w:r>
    </w:p>
    <w:p>
      <w:r>
        <w:rPr>
          <w:b/>
        </w:rPr>
        <w:t>The under 18 floor is real and enforced here.</w:t>
      </w:r>
      <w:r>
        <w:t xml:space="preserve"> </w:t>
      </w:r>
      <w:r>
        <w:rPr>
          <w:rFonts w:ascii="Consolas" w:hAnsi="Consolas"/>
          <w:color w:val="333333"/>
          <w:sz w:val="18"/>
        </w:rPr>
        <w:t>me/notifications/page.tsx:25</w:t>
      </w:r>
    </w:p>
    <w:p>
      <w:r>
        <w:t xml:space="preserve">computes </w:t>
      </w:r>
      <w:r>
        <w:rPr>
          <w:rFonts w:ascii="Consolas" w:hAnsi="Consolas"/>
          <w:color w:val="333333"/>
          <w:sz w:val="18"/>
        </w:rPr>
        <w:t>ageFrom(athlete.date_of_birth, timezone)</w:t>
      </w:r>
      <w:r>
        <w:t xml:space="preserve"> and </w:t>
      </w:r>
      <w:r>
        <w:rPr>
          <w:rFonts w:ascii="Consolas" w:hAnsi="Consolas"/>
          <w:color w:val="333333"/>
          <w:sz w:val="18"/>
        </w:rPr>
        <w:t>isMinor = age &lt; 18</w:t>
      </w:r>
      <w:r>
        <w:t xml:space="preserve"> from</w:t>
      </w:r>
    </w:p>
    <w:p>
      <w:r>
        <w:t>the athlete's actual date of birth, and the catalogue marks three notifications</w:t>
      </w:r>
    </w:p>
    <w:p>
      <w:r>
        <w:rPr>
          <w:rFonts w:ascii="Consolas" w:hAnsi="Consolas"/>
          <w:color w:val="333333"/>
          <w:sz w:val="18"/>
        </w:rPr>
        <w:t>minorFloorOff: true</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Notification</w:t>
            </w:r>
          </w:p>
        </w:tc>
        <w:tc>
          <w:tcPr>
            <w:tcW w:type="dxa" w:w="2160"/>
          </w:tcPr>
          <w:p>
            <w:r>
              <w:rPr>
                <w:b/>
              </w:rPr>
              <w:t>Trigger</w:t>
            </w:r>
          </w:p>
        </w:tc>
        <w:tc>
          <w:tcPr>
            <w:tcW w:type="dxa" w:w="2160"/>
          </w:tcPr>
          <w:p>
            <w:r>
              <w:rPr>
                <w:b/>
              </w:rPr>
              <w:t>Default</w:t>
            </w:r>
          </w:p>
        </w:tc>
        <w:tc>
          <w:tcPr>
            <w:tcW w:type="dxa" w:w="2160"/>
          </w:tcPr>
          <w:p>
            <w:r>
              <w:rPr>
                <w:b/>
              </w:rPr>
              <w:t>Minor floor</w:t>
            </w:r>
          </w:p>
        </w:tc>
      </w:tr>
      <w:tr>
        <w:tc>
          <w:tcPr>
            <w:tcW w:type="dxa" w:w="2160"/>
          </w:tcPr>
          <w:p>
            <w:r>
              <w:rPr>
                <w:rFonts w:ascii="Consolas" w:hAnsi="Consolas"/>
                <w:color w:val="333333"/>
                <w:sz w:val="18"/>
              </w:rPr>
              <w:t>athlete.flag.shared</w:t>
            </w:r>
          </w:p>
        </w:tc>
        <w:tc>
          <w:tcPr>
            <w:tcW w:type="dxa" w:w="2160"/>
          </w:tcPr>
          <w:p>
            <w:r>
              <w:t>Staff acknowledges a flag raised about you</w:t>
            </w:r>
          </w:p>
        </w:tc>
        <w:tc>
          <w:tcPr>
            <w:tcW w:type="dxa" w:w="2160"/>
          </w:tcPr>
          <w:p>
            <w:r>
              <w:t>push off</w:t>
            </w:r>
          </w:p>
        </w:tc>
        <w:tc>
          <w:tcPr>
            <w:tcW w:type="dxa" w:w="2160"/>
          </w:tcPr>
          <w:p>
            <w:r>
              <w:rPr>
                <w:b/>
              </w:rPr>
              <w:t>forced off for minors</w:t>
            </w:r>
          </w:p>
        </w:tc>
      </w:tr>
      <w:tr>
        <w:tc>
          <w:tcPr>
            <w:tcW w:type="dxa" w:w="2160"/>
          </w:tcPr>
          <w:p>
            <w:r>
              <w:rPr>
                <w:rFonts w:ascii="Consolas" w:hAnsi="Consolas"/>
                <w:color w:val="333333"/>
                <w:sz w:val="18"/>
              </w:rPr>
              <w:t>athlete.compliance.weekly</w:t>
            </w:r>
          </w:p>
        </w:tc>
        <w:tc>
          <w:tcPr>
            <w:tcW w:type="dxa" w:w="2160"/>
          </w:tcPr>
          <w:p>
            <w:r>
              <w:t>Every Monday morning</w:t>
            </w:r>
          </w:p>
        </w:tc>
        <w:tc>
          <w:tcPr>
            <w:tcW w:type="dxa" w:w="2160"/>
          </w:tcPr>
          <w:p>
            <w:r>
              <w:t>push off</w:t>
            </w:r>
          </w:p>
        </w:tc>
        <w:tc>
          <w:tcPr>
            <w:tcW w:type="dxa" w:w="2160"/>
          </w:tcPr>
          <w:p>
            <w:r>
              <w:rPr>
                <w:b/>
              </w:rPr>
              <w:t>forced off for minors</w:t>
            </w:r>
          </w:p>
        </w:tc>
      </w:tr>
      <w:tr>
        <w:tc>
          <w:tcPr>
            <w:tcW w:type="dxa" w:w="2160"/>
          </w:tcPr>
          <w:p>
            <w:r>
              <w:rPr>
                <w:rFonts w:ascii="Consolas" w:hAnsi="Consolas"/>
                <w:color w:val="333333"/>
                <w:sz w:val="18"/>
              </w:rPr>
              <w:t>athlete.leaderboard.weekly</w:t>
            </w:r>
          </w:p>
        </w:tc>
        <w:tc>
          <w:tcPr>
            <w:tcW w:type="dxa" w:w="2160"/>
          </w:tcPr>
          <w:p>
            <w:r>
              <w:t>Every Monday morning</w:t>
            </w:r>
          </w:p>
        </w:tc>
        <w:tc>
          <w:tcPr>
            <w:tcW w:type="dxa" w:w="2160"/>
          </w:tcPr>
          <w:p>
            <w:r>
              <w:t>push off</w:t>
            </w:r>
          </w:p>
        </w:tc>
        <w:tc>
          <w:tcPr>
            <w:tcW w:type="dxa" w:w="2160"/>
          </w:tcPr>
          <w:p>
            <w:r>
              <w:rPr>
                <w:b/>
              </w:rPr>
              <w:t>forced off for minors</w:t>
            </w:r>
          </w:p>
        </w:tc>
      </w:tr>
    </w:tbl>
    <w:p/>
    <w:p>
      <w:pPr>
        <w:pStyle w:val="Heading3"/>
      </w:pPr>
      <w:r>
        <w:t>5. Every number shown</w:t>
      </w:r>
    </w:p>
    <w:p>
      <w:r>
        <w:t>None.</w:t>
      </w:r>
    </w:p>
    <w:p>
      <w:pPr>
        <w:pStyle w:val="Heading3"/>
      </w:pPr>
      <w:r>
        <w:t>6. Every thing you can act 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Element</w:t>
            </w:r>
          </w:p>
        </w:tc>
        <w:tc>
          <w:tcPr>
            <w:tcW w:type="dxa" w:w="1234"/>
          </w:tcPr>
          <w:p>
            <w:r>
              <w:rPr>
                <w:b/>
              </w:rPr>
              <w:t>Where</w:t>
            </w:r>
          </w:p>
        </w:tc>
        <w:tc>
          <w:tcPr>
            <w:tcW w:type="dxa" w:w="1234"/>
          </w:tcPr>
          <w:p>
            <w:r>
              <w:rPr>
                <w:b/>
              </w:rPr>
              <w:t>What happens</w:t>
            </w:r>
          </w:p>
        </w:tc>
        <w:tc>
          <w:tcPr>
            <w:tcW w:type="dxa" w:w="1234"/>
          </w:tcPr>
          <w:p>
            <w:r>
              <w:rPr>
                <w:b/>
              </w:rPr>
              <w:t>Takes you to</w:t>
            </w:r>
          </w:p>
        </w:tc>
        <w:tc>
          <w:tcPr>
            <w:tcW w:type="dxa" w:w="1234"/>
          </w:tcPr>
          <w:p>
            <w:r>
              <w:rPr>
                <w:b/>
              </w:rPr>
              <w:t>Writes</w:t>
            </w:r>
          </w:p>
        </w:tc>
        <w:tc>
          <w:tcPr>
            <w:tcW w:type="dxa" w:w="1234"/>
          </w:tcPr>
          <w:p>
            <w:r>
              <w:rPr>
                <w:b/>
              </w:rPr>
              <w:t>Confirm</w:t>
            </w:r>
          </w:p>
        </w:tc>
        <w:tc>
          <w:tcPr>
            <w:tcW w:type="dxa" w:w="1234"/>
          </w:tcPr>
          <w:p>
            <w:r>
              <w:rPr>
                <w:b/>
              </w:rPr>
              <w:t>Hidden when</w:t>
            </w:r>
          </w:p>
        </w:tc>
      </w:tr>
      <w:tr>
        <w:tc>
          <w:tcPr>
            <w:tcW w:type="dxa" w:w="1234"/>
          </w:tcPr>
          <w:p>
            <w:r>
              <w:t>A channel toggle</w:t>
            </w:r>
          </w:p>
        </w:tc>
        <w:tc>
          <w:tcPr>
            <w:tcW w:type="dxa" w:w="1234"/>
          </w:tcPr>
          <w:p>
            <w:r>
              <w:t>Per row</w:t>
            </w:r>
          </w:p>
        </w:tc>
        <w:tc>
          <w:tcPr>
            <w:tcW w:type="dxa" w:w="1234"/>
          </w:tcPr>
          <w:p>
            <w:r>
              <w:t>Sets the preference</w:t>
            </w:r>
          </w:p>
        </w:tc>
        <w:tc>
          <w:tcPr>
            <w:tcW w:type="dxa" w:w="1234"/>
          </w:tcPr>
          <w:p>
            <w:r>
              <w:t>stays</w:t>
            </w:r>
          </w:p>
        </w:tc>
        <w:tc>
          <w:tcPr>
            <w:tcW w:type="dxa" w:w="1234"/>
          </w:tcPr>
          <w:p>
            <w:r>
              <w:rPr>
                <w:rFonts w:ascii="Consolas" w:hAnsi="Consolas"/>
                <w:color w:val="333333"/>
                <w:sz w:val="18"/>
              </w:rPr>
              <w:t>notification_preferences</w:t>
            </w:r>
          </w:p>
        </w:tc>
        <w:tc>
          <w:tcPr>
            <w:tcW w:type="dxa" w:w="1234"/>
          </w:tcPr>
          <w:p>
            <w:r>
              <w:t>no</w:t>
            </w:r>
          </w:p>
        </w:tc>
        <w:tc>
          <w:tcPr>
            <w:tcW w:type="dxa" w:w="1234"/>
          </w:tcPr>
          <w:p>
            <w:r>
              <w:t>the minor floor forces it off</w:t>
            </w:r>
          </w:p>
        </w:tc>
      </w:tr>
    </w:tbl>
    <w:p/>
    <w:p>
      <w:pPr>
        <w:pStyle w:val="Heading3"/>
      </w:pPr>
      <w:r>
        <w:t>7. Offline and sync</w:t>
      </w:r>
    </w:p>
    <w:p>
      <w:r>
        <w:t>Not in the outbox. DECISION 11.</w:t>
      </w:r>
    </w:p>
    <w:p>
      <w:pPr>
        <w:pStyle w:val="Heading3"/>
      </w:pPr>
      <w:r>
        <w:t>8. Notifications</w:t>
      </w:r>
    </w:p>
    <w:p>
      <w:r>
        <w:t xml:space="preserve">This screen configures them. </w:t>
      </w:r>
      <w:r>
        <w:rPr>
          <w:b/>
        </w:rPr>
        <w:t>Nothing in this codebase sends a push or an email.</w:t>
      </w:r>
      <w:r>
        <w:t xml:space="preserve"> No Expo push credential,</w:t>
      </w:r>
    </w:p>
    <w:p>
      <w:r>
        <w:t>no APNs or FCM key, no email provider account. Preferences are stored for real;</w:t>
      </w:r>
    </w:p>
    <w:p>
      <w:r>
        <w:t>nothing dispatches against them.</w:t>
      </w:r>
    </w:p>
    <w:p>
      <w:r>
        <w:t>**So every preference on this screen is currently a setting for something that</w:t>
      </w:r>
    </w:p>
    <w:p>
      <w:r>
        <w:t>does not happen.** That is a different gap from "not enough time": it needs a</w:t>
      </w:r>
    </w:p>
    <w:p>
      <w:r>
        <w:t>push credential and an email provider, which are accounts to open rather than code</w:t>
      </w:r>
    </w:p>
    <w:p>
      <w:r>
        <w:t>to write.</w:t>
      </w:r>
    </w:p>
    <w:p>
      <w:pPr>
        <w:pStyle w:val="Heading3"/>
      </w:pPr>
      <w:r>
        <w:t>9. Permissions</w:t>
      </w:r>
    </w:p>
    <w:p>
      <w:r>
        <w:rPr>
          <w:b/>
        </w:rPr>
        <w:t>Push permission is not requested</w:t>
      </w:r>
      <w:r>
        <w:t>, because nothing sends a push.</w:t>
      </w:r>
    </w:p>
    <w:p>
      <w:pPr>
        <w:pStyle w:val="Heading3"/>
      </w:pPr>
      <w:r>
        <w:t>10. States</w:t>
      </w:r>
    </w:p>
    <w:p>
      <w:r>
        <w:t>Loading, adult, under 18 (three rows forced off), error.</w:t>
      </w:r>
    </w:p>
    <w:p>
      <w:pPr>
        <w:pStyle w:val="Heading3"/>
      </w:pPr>
      <w:r>
        <w:t>11. Accessibility and device</w:t>
      </w:r>
    </w:p>
    <w:p>
      <w:r>
        <w:t xml:space="preserve">Translated for a web app per Stage A0. </w:t>
      </w:r>
      <w:r>
        <w:rPr>
          <w:b/>
        </w:rPr>
        <w:t>UNVERIFIED:</w:t>
      </w:r>
      <w:r>
        <w:t xml:space="preserve"> text scaling at 200</w:t>
      </w:r>
    </w:p>
    <w:p>
      <w:r>
        <w:t>percent, screen reader labels, browser support policy.</w:t>
      </w:r>
    </w:p>
    <w:p>
      <w:pPr>
        <w:pStyle w:val="Heading3"/>
      </w:pPr>
      <w:r>
        <w:t>12. Open issues</w:t>
      </w:r>
    </w:p>
    <w:p>
      <w:pPr>
        <w:pStyle w:val="ListBullet"/>
      </w:pPr>
      <w:r>
        <w:rPr>
          <w:b/>
        </w:rPr>
        <w:t>NOT BUILT:</w:t>
      </w:r>
      <w:r>
        <w:t xml:space="preserve"> any dispatch at all. The settings are real; the sending is not.</w:t>
      </w:r>
    </w:p>
    <w:p>
      <w:pPr>
        <w:pStyle w:val="ListBullet"/>
      </w:pPr>
      <w:r>
        <w:t xml:space="preserve">The nudges named in </w:t>
      </w:r>
      <w:r>
        <w:rPr>
          <w:rFonts w:ascii="Consolas" w:hAnsi="Consolas"/>
          <w:color w:val="333333"/>
          <w:sz w:val="18"/>
        </w:rPr>
        <w:t>docs/09-security-and-compliance.md:507</w:t>
      </w:r>
    </w:p>
    <w:p>
      <w:r>
        <w:t xml:space="preserve">  (</w:t>
      </w:r>
      <w:r>
        <w:rPr>
          <w:rFonts w:ascii="Consolas" w:hAnsi="Consolas"/>
          <w:color w:val="333333"/>
          <w:sz w:val="18"/>
        </w:rPr>
        <w:t>athlete.wellness.nudge</w:t>
      </w:r>
      <w:r>
        <w:t xml:space="preserve">, </w:t>
      </w:r>
      <w:r>
        <w:rPr>
          <w:rFonts w:ascii="Consolas" w:hAnsi="Consolas"/>
          <w:color w:val="333333"/>
          <w:sz w:val="18"/>
        </w:rPr>
        <w:t>athlete.rpe.nudge</w:t>
      </w:r>
      <w:r>
        <w:t xml:space="preserve">) are </w:t>
      </w:r>
      <w:r>
        <w:rPr>
          <w:b/>
        </w:rPr>
        <w:t>not in the catalogue</w:t>
      </w:r>
    </w:p>
    <w:p>
      <w:r>
        <w:t xml:space="preserve">  read here. UNVERIFIED whether they exist elsewhere.</w:t>
      </w:r>
    </w:p>
    <w:p>
      <w:r>
        <w:br w:type="page"/>
      </w:r>
    </w:p>
    <w:p>
      <w:pPr>
        <w:pStyle w:val="Heading2"/>
      </w:pPr>
      <w:r>
        <w:t>Report a problem</w:t>
      </w:r>
    </w:p>
    <w:p>
      <w:pPr>
        <w:pStyle w:val="Heading3"/>
      </w:pPr>
      <w:r>
        <w:t>1. Where it sits</w:t>
      </w:r>
    </w:p>
    <w:p>
      <w:r>
        <w:rPr>
          <w:b/>
        </w:rPr>
        <w:t>Two entrances</w:t>
      </w:r>
      <w:r>
        <w:t>: Today's "Something not right?" card, and a row on Me. Route</w:t>
      </w:r>
    </w:p>
    <w:p>
      <w:r>
        <w:rPr>
          <w:rFonts w:ascii="Consolas" w:hAnsi="Consolas"/>
          <w:color w:val="333333"/>
          <w:sz w:val="18"/>
        </w:rPr>
        <w:t>/report-problem</w:t>
      </w:r>
      <w:r>
        <w:t>. File 101 lines.</w:t>
      </w:r>
    </w:p>
    <w:p>
      <w:r>
        <w:rPr>
          <w:b/>
        </w:rPr>
        <w:t>Two entrances is deliberate.</w:t>
      </w:r>
      <w:r>
        <w:t xml:space="preserve"> Telling somebody you are hurt should not require</w:t>
      </w:r>
    </w:p>
    <w:p>
      <w:r>
        <w:t>finding a settings screen.</w:t>
      </w:r>
    </w:p>
    <w:p>
      <w:pPr>
        <w:pStyle w:val="Heading3"/>
      </w:pPr>
      <w:r>
        <w:t>2. Who reaches it and when</w:t>
      </w:r>
    </w:p>
    <w:p>
      <w:r>
        <w:t>Any athlete, any time.</w:t>
      </w:r>
    </w:p>
    <w:p>
      <w:pPr>
        <w:pStyle w:val="Heading3"/>
      </w:pPr>
      <w:r>
        <w:t>3. What you see</w:t>
      </w:r>
    </w:p>
    <w:p>
      <w:r>
        <w:t xml:space="preserve">A form, and </w:t>
      </w:r>
      <w:r>
        <w:rPr>
          <w:b/>
        </w:rPr>
        <w:t>the athlete's own previous reports below it</w:t>
      </w:r>
      <w:r>
        <w:t>.</w:t>
      </w:r>
    </w:p>
    <w:p>
      <w:pPr>
        <w:pStyle w:val="Heading3"/>
      </w:pPr>
      <w:r>
        <w:t>4. What the athlete enters here</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Field</w:t>
            </w:r>
          </w:p>
        </w:tc>
        <w:tc>
          <w:tcPr>
            <w:tcW w:type="dxa" w:w="1080"/>
          </w:tcPr>
          <w:p>
            <w:r>
              <w:rPr>
                <w:b/>
              </w:rPr>
              <w:t>As worded</w:t>
            </w:r>
          </w:p>
        </w:tc>
        <w:tc>
          <w:tcPr>
            <w:tcW w:type="dxa" w:w="1080"/>
          </w:tcPr>
          <w:p>
            <w:r>
              <w:rPr>
                <w:b/>
              </w:rPr>
              <w:t>Type</w:t>
            </w:r>
          </w:p>
        </w:tc>
        <w:tc>
          <w:tcPr>
            <w:tcW w:type="dxa" w:w="1080"/>
          </w:tcPr>
          <w:p>
            <w:r>
              <w:rPr>
                <w:b/>
              </w:rPr>
              <w:t>Validation</w:t>
            </w:r>
          </w:p>
        </w:tc>
        <w:tc>
          <w:tcPr>
            <w:tcW w:type="dxa" w:w="1080"/>
          </w:tcPr>
          <w:p>
            <w:r>
              <w:rPr>
                <w:b/>
              </w:rPr>
              <w:t>On invalid</w:t>
            </w:r>
          </w:p>
        </w:tc>
        <w:tc>
          <w:tcPr>
            <w:tcW w:type="dxa" w:w="1080"/>
          </w:tcPr>
          <w:p>
            <w:r>
              <w:rPr>
                <w:b/>
              </w:rPr>
              <w:t>Stored</w:t>
            </w:r>
          </w:p>
        </w:tc>
        <w:tc>
          <w:tcPr>
            <w:tcW w:type="dxa" w:w="1080"/>
          </w:tcPr>
          <w:p>
            <w:r>
              <w:rPr>
                <w:b/>
              </w:rPr>
              <w:t>Editable</w:t>
            </w:r>
          </w:p>
        </w:tc>
        <w:tc>
          <w:tcPr>
            <w:tcW w:type="dxa" w:w="1080"/>
          </w:tcPr>
          <w:p>
            <w:r>
              <w:rPr>
                <w:b/>
              </w:rPr>
              <w:t>Who sees it</w:t>
            </w:r>
          </w:p>
        </w:tc>
      </w:tr>
      <w:tr>
        <w:tc>
          <w:tcPr>
            <w:tcW w:type="dxa" w:w="1080"/>
          </w:tcPr>
          <w:p>
            <w:r>
              <w:t>The problem</w:t>
            </w:r>
          </w:p>
        </w:tc>
        <w:tc>
          <w:tcPr>
            <w:tcW w:type="dxa" w:w="1080"/>
          </w:tcPr>
          <w:p>
            <w:r>
              <w:t>UNVERIFIED exact wording</w:t>
            </w:r>
          </w:p>
        </w:tc>
        <w:tc>
          <w:tcPr>
            <w:tcW w:type="dxa" w:w="1080"/>
          </w:tcPr>
          <w:p>
            <w:r>
              <w:t>text</w:t>
            </w:r>
          </w:p>
        </w:tc>
        <w:tc>
          <w:tcPr>
            <w:tcW w:type="dxa" w:w="1080"/>
          </w:tcPr>
          <w:p>
            <w:r>
              <w:rPr>
                <w:rFonts w:ascii="Consolas" w:hAnsi="Consolas"/>
                <w:color w:val="333333"/>
                <w:sz w:val="18"/>
              </w:rPr>
              <w:t>src/lib/validation/problemReport.ts</w:t>
            </w:r>
          </w:p>
        </w:tc>
        <w:tc>
          <w:tcPr>
            <w:tcW w:type="dxa" w:w="1080"/>
          </w:tcPr>
          <w:p>
            <w:r>
              <w:t>UNVERIFIED</w:t>
            </w:r>
          </w:p>
        </w:tc>
        <w:tc>
          <w:tcPr>
            <w:tcW w:type="dxa" w:w="1080"/>
          </w:tcPr>
          <w:p>
            <w:r>
              <w:rPr>
                <w:rFonts w:ascii="Consolas" w:hAnsi="Consolas"/>
                <w:color w:val="333333"/>
                <w:sz w:val="18"/>
              </w:rPr>
              <w:t>problem_reports</w:t>
            </w:r>
            <w:r>
              <w:t xml:space="preserve"> (migration 0040)</w:t>
            </w:r>
          </w:p>
        </w:tc>
        <w:tc>
          <w:tcPr>
            <w:tcW w:type="dxa" w:w="1080"/>
          </w:tcPr>
          <w:p>
            <w:r>
              <w:rPr>
                <w:b/>
              </w:rPr>
              <w:t>UNVERIFIED whether retractable</w:t>
            </w:r>
          </w:p>
        </w:tc>
        <w:tc>
          <w:tcPr>
            <w:tcW w:type="dxa" w:w="1080"/>
          </w:tcPr>
          <w:p>
            <w:r>
              <w:rPr>
                <w:b/>
              </w:rPr>
              <w:t>the medic, in their triage queue</w:t>
            </w:r>
          </w:p>
        </w:tc>
      </w:tr>
    </w:tbl>
    <w:p/>
    <w:p>
      <w:r>
        <w:rPr>
          <w:b/>
        </w:rPr>
        <w:t>Where it goes.</w:t>
      </w:r>
      <w:r>
        <w:t xml:space="preserve"> Straight into the medic's triage queue on the staff Injuries</w:t>
      </w:r>
    </w:p>
    <w:p>
      <w:r>
        <w:t>screen (</w:t>
      </w:r>
      <w:r>
        <w:rPr>
          <w:rFonts w:ascii="Consolas" w:hAnsi="Consolas"/>
          <w:color w:val="333333"/>
          <w:sz w:val="18"/>
        </w:rPr>
        <w:t>ProblemReportsTriage</w:t>
      </w:r>
      <w:r>
        <w:t>). This is the clearest cross app flow in the</w:t>
      </w:r>
    </w:p>
    <w:p>
      <w:r>
        <w:t>product and Stage B4 traces it.</w:t>
      </w:r>
    </w:p>
    <w:p>
      <w:pPr>
        <w:pStyle w:val="Heading3"/>
      </w:pPr>
      <w:r>
        <w:t>5. Every number shown</w:t>
      </w:r>
    </w:p>
    <w:p>
      <w:r>
        <w:t>None.</w:t>
      </w:r>
    </w:p>
    <w:p>
      <w:pPr>
        <w:pStyle w:val="Heading3"/>
      </w:pPr>
      <w:r>
        <w:t>6. Every thing you can act 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Element</w:t>
            </w:r>
          </w:p>
        </w:tc>
        <w:tc>
          <w:tcPr>
            <w:tcW w:type="dxa" w:w="1234"/>
          </w:tcPr>
          <w:p>
            <w:r>
              <w:rPr>
                <w:b/>
              </w:rPr>
              <w:t>Where</w:t>
            </w:r>
          </w:p>
        </w:tc>
        <w:tc>
          <w:tcPr>
            <w:tcW w:type="dxa" w:w="1234"/>
          </w:tcPr>
          <w:p>
            <w:r>
              <w:rPr>
                <w:b/>
              </w:rPr>
              <w:t>What happens</w:t>
            </w:r>
          </w:p>
        </w:tc>
        <w:tc>
          <w:tcPr>
            <w:tcW w:type="dxa" w:w="1234"/>
          </w:tcPr>
          <w:p>
            <w:r>
              <w:rPr>
                <w:b/>
              </w:rPr>
              <w:t>Takes you to</w:t>
            </w:r>
          </w:p>
        </w:tc>
        <w:tc>
          <w:tcPr>
            <w:tcW w:type="dxa" w:w="1234"/>
          </w:tcPr>
          <w:p>
            <w:r>
              <w:rPr>
                <w:b/>
              </w:rPr>
              <w:t>Writes</w:t>
            </w:r>
          </w:p>
        </w:tc>
        <w:tc>
          <w:tcPr>
            <w:tcW w:type="dxa" w:w="1234"/>
          </w:tcPr>
          <w:p>
            <w:r>
              <w:rPr>
                <w:b/>
              </w:rPr>
              <w:t>Confirm</w:t>
            </w:r>
          </w:p>
        </w:tc>
        <w:tc>
          <w:tcPr>
            <w:tcW w:type="dxa" w:w="1234"/>
          </w:tcPr>
          <w:p>
            <w:r>
              <w:rPr>
                <w:b/>
              </w:rPr>
              <w:t>Hidden when</w:t>
            </w:r>
          </w:p>
        </w:tc>
      </w:tr>
      <w:tr>
        <w:tc>
          <w:tcPr>
            <w:tcW w:type="dxa" w:w="1234"/>
          </w:tcPr>
          <w:p>
            <w:r>
              <w:t>Submit</w:t>
            </w:r>
          </w:p>
        </w:tc>
        <w:tc>
          <w:tcPr>
            <w:tcW w:type="dxa" w:w="1234"/>
          </w:tcPr>
          <w:p>
            <w:r>
              <w:t>Bottom</w:t>
            </w:r>
          </w:p>
        </w:tc>
        <w:tc>
          <w:tcPr>
            <w:tcW w:type="dxa" w:w="1234"/>
          </w:tcPr>
          <w:p>
            <w:r>
              <w:t>Files the report</w:t>
            </w:r>
          </w:p>
        </w:tc>
        <w:tc>
          <w:tcPr>
            <w:tcW w:type="dxa" w:w="1234"/>
          </w:tcPr>
          <w:p>
            <w:r>
              <w:t>stays, then shows it below</w:t>
            </w:r>
          </w:p>
        </w:tc>
        <w:tc>
          <w:tcPr>
            <w:tcW w:type="dxa" w:w="1234"/>
          </w:tcPr>
          <w:p>
            <w:r>
              <w:t xml:space="preserve">a </w:t>
            </w:r>
            <w:r>
              <w:rPr>
                <w:rFonts w:ascii="Consolas" w:hAnsi="Consolas"/>
                <w:color w:val="333333"/>
                <w:sz w:val="18"/>
              </w:rPr>
              <w:t>problem_reports</w:t>
            </w:r>
            <w:r>
              <w:t xml:space="preserve"> row</w:t>
            </w:r>
          </w:p>
        </w:tc>
        <w:tc>
          <w:tcPr>
            <w:tcW w:type="dxa" w:w="1234"/>
          </w:tcPr>
          <w:p>
            <w:r>
              <w:t>UNVERIFIED</w:t>
            </w:r>
          </w:p>
        </w:tc>
        <w:tc>
          <w:tcPr>
            <w:tcW w:type="dxa" w:w="1234"/>
          </w:tcPr>
          <w:p>
            <w:r>
              <w:t>never</w:t>
            </w:r>
          </w:p>
        </w:tc>
      </w:tr>
      <w:tr>
        <w:tc>
          <w:tcPr>
            <w:tcW w:type="dxa" w:w="1234"/>
          </w:tcPr>
          <w:p>
            <w:r>
              <w:t>Close, the X</w:t>
            </w:r>
          </w:p>
        </w:tc>
        <w:tc>
          <w:tcPr>
            <w:tcW w:type="dxa" w:w="1234"/>
          </w:tcPr>
          <w:p>
            <w:r>
              <w:t>Top right</w:t>
            </w:r>
          </w:p>
        </w:tc>
        <w:tc>
          <w:tcPr>
            <w:tcW w:type="dxa" w:w="1234"/>
          </w:tcPr>
          <w:p>
            <w:r>
              <w:t>Leaves</w:t>
            </w:r>
          </w:p>
        </w:tc>
        <w:tc>
          <w:tcPr>
            <w:tcW w:type="dxa" w:w="1234"/>
          </w:tcPr>
          <w:p>
            <w:r>
              <w:rPr>
                <w:b/>
              </w:rPr>
              <w:t>`/today` unconditionally</w:t>
            </w:r>
          </w:p>
        </w:tc>
        <w:tc>
          <w:tcPr>
            <w:tcW w:type="dxa" w:w="1234"/>
          </w:tcPr>
          <w:p>
            <w:r>
              <w:t>nothing</w:t>
            </w:r>
          </w:p>
        </w:tc>
        <w:tc>
          <w:tcPr>
            <w:tcW w:type="dxa" w:w="1234"/>
          </w:tcPr>
          <w:p>
            <w:r>
              <w:t>no</w:t>
            </w:r>
          </w:p>
        </w:tc>
        <w:tc>
          <w:tcPr>
            <w:tcW w:type="dxa" w:w="1234"/>
          </w:tcPr>
          <w:p>
            <w:r>
              <w:t>never</w:t>
            </w:r>
          </w:p>
        </w:tc>
      </w:tr>
    </w:tbl>
    <w:p/>
    <w:p>
      <w:r>
        <w:rPr>
          <w:b/>
        </w:rPr>
        <w:t>The close button always goes to `/today`</w:t>
      </w:r>
      <w:r>
        <w:t>, regardless of which entrance was</w:t>
      </w:r>
    </w:p>
    <w:p>
      <w:r>
        <w:t>used, matching every other sheet styled athlete page rather than trying to</w:t>
      </w:r>
    </w:p>
    <w:p>
      <w:r>
        <w:t>remember which tab sent the athlete here.</w:t>
      </w:r>
    </w:p>
    <w:p>
      <w:pPr>
        <w:pStyle w:val="Heading3"/>
      </w:pPr>
      <w:r>
        <w:t>7. Offline and sync</w:t>
      </w:r>
    </w:p>
    <w:p>
      <w:r>
        <w:rPr>
          <w:b/>
        </w:rPr>
        <w:t>Not in the outbox</w:t>
      </w:r>
      <w:r>
        <w:t>, unlike wellness, training, nutrition and gym. **This is</w:t>
      </w:r>
    </w:p>
    <w:p>
      <w:r>
        <w:t>the one an athlete is most likely to submit pitch side with no signal.**</w:t>
      </w:r>
    </w:p>
    <w:p>
      <w:r>
        <w:t>DECISION 11.</w:t>
      </w:r>
    </w:p>
    <w:p>
      <w:pPr>
        <w:pStyle w:val="Heading3"/>
      </w:pPr>
      <w:r>
        <w:t>8. Notifications</w:t>
      </w:r>
    </w:p>
    <w:p>
      <w:r>
        <w:rPr>
          <w:rFonts w:ascii="Consolas" w:hAnsi="Consolas"/>
          <w:color w:val="333333"/>
          <w:sz w:val="18"/>
        </w:rPr>
        <w:t>athlete.flag.shared</w:t>
      </w:r>
      <w:r>
        <w:t xml:space="preserve"> fires when staff acknowledge a flag raised about the</w:t>
      </w:r>
    </w:p>
    <w:p>
      <w:r>
        <w:t xml:space="preserve">athlete. Push, off by default, </w:t>
      </w:r>
      <w:r>
        <w:rPr>
          <w:b/>
        </w:rPr>
        <w:t>forced off for minors</w:t>
      </w:r>
      <w:r>
        <w:t xml:space="preserve">. </w:t>
      </w:r>
      <w:r>
        <w:rPr>
          <w:b/>
        </w:rPr>
        <w:t>Nothing in this codebase sends a push or an email.</w:t>
      </w:r>
      <w:r>
        <w:t xml:space="preserve"> No Expo push credential,</w:t>
      </w:r>
    </w:p>
    <w:p>
      <w:r>
        <w:t>no APNs or FCM key, no email provider account. Preferences are stored for real;</w:t>
      </w:r>
    </w:p>
    <w:p>
      <w:r>
        <w:t>nothing dispatches against them.</w:t>
      </w:r>
    </w:p>
    <w:p>
      <w:r>
        <w:rPr>
          <w:b/>
        </w:rPr>
        <w:t>UNVERIFIED: whether the athlete is told a medic has seen their report.</w:t>
      </w:r>
    </w:p>
    <w:p>
      <w:pPr>
        <w:pStyle w:val="Heading3"/>
      </w:pPr>
      <w:r>
        <w:t>9. Permissions</w:t>
      </w:r>
    </w:p>
    <w:p>
      <w:r>
        <w:t xml:space="preserve">None. </w:t>
      </w:r>
      <w:r>
        <w:rPr>
          <w:b/>
        </w:rPr>
        <w:t>No camera or photo permission</w:t>
      </w:r>
      <w:r>
        <w:t>: there is no attachment.</w:t>
      </w:r>
    </w:p>
    <w:p>
      <w:pPr>
        <w:pStyle w:val="Heading3"/>
      </w:pPr>
      <w:r>
        <w:t>10. States</w:t>
      </w:r>
    </w:p>
    <w:p>
      <w:r>
        <w:t>Loading, submitted, previous reports listed, none yet, error.</w:t>
      </w:r>
    </w:p>
    <w:p>
      <w:pPr>
        <w:pStyle w:val="Heading3"/>
      </w:pPr>
      <w:r>
        <w:t>11. Accessibility and device</w:t>
      </w:r>
    </w:p>
    <w:p>
      <w:r>
        <w:t xml:space="preserve">Translated for a web app per Stage A0. </w:t>
      </w:r>
      <w:r>
        <w:rPr>
          <w:b/>
        </w:rPr>
        <w:t>UNVERIFIED:</w:t>
      </w:r>
      <w:r>
        <w:t xml:space="preserve"> text scaling at 200</w:t>
      </w:r>
    </w:p>
    <w:p>
      <w:r>
        <w:t>percent, screen reader labels, browser support policy.</w:t>
      </w:r>
    </w:p>
    <w:p>
      <w:pPr>
        <w:pStyle w:val="Heading3"/>
      </w:pPr>
      <w:r>
        <w:t>12. Open issues</w:t>
      </w:r>
    </w:p>
    <w:p>
      <w:pPr>
        <w:pStyle w:val="ListBullet"/>
      </w:pPr>
      <w:r>
        <w:rPr>
          <w:b/>
        </w:rPr>
        <w:t>DECISION 11:</w:t>
      </w:r>
      <w:r>
        <w:t xml:space="preserve"> not queued offline, and it is the likeliest offline submission.</w:t>
      </w:r>
    </w:p>
    <w:p>
      <w:pPr>
        <w:pStyle w:val="ListBullet"/>
      </w:pPr>
      <w:r>
        <w:rPr>
          <w:b/>
        </w:rPr>
        <w:t>UNVERIFIED:</w:t>
      </w:r>
      <w:r>
        <w:t xml:space="preserve"> whether a report can be retracted, and whether the athlete</w:t>
      </w:r>
    </w:p>
    <w:p>
      <w:r>
        <w:t xml:space="preserve">  learns it was read.</w:t>
      </w:r>
    </w:p>
    <w:p>
      <w:r>
        <w:br w:type="page"/>
      </w:r>
    </w:p>
    <w:p>
      <w:pPr>
        <w:pStyle w:val="Heading2"/>
      </w:pPr>
      <w:r>
        <w:t>Sign in</w:t>
      </w:r>
    </w:p>
    <w:p>
      <w:pPr>
        <w:pStyle w:val="Heading3"/>
      </w:pPr>
      <w:r>
        <w:t>1. Where it sits</w:t>
      </w:r>
    </w:p>
    <w:p>
      <w:r>
        <w:t xml:space="preserve">Outside the athlete shell, </w:t>
      </w:r>
      <w:r>
        <w:rPr>
          <w:b/>
        </w:rPr>
        <w:t>no tab bar</w:t>
      </w:r>
      <w:r>
        <w:t>, because a person here is not yet known</w:t>
      </w:r>
    </w:p>
    <w:p>
      <w:r>
        <w:t xml:space="preserve">to be an athlete. Route </w:t>
      </w:r>
      <w:r>
        <w:rPr>
          <w:rFonts w:ascii="Consolas" w:hAnsi="Consolas"/>
          <w:color w:val="333333"/>
          <w:sz w:val="18"/>
        </w:rPr>
        <w:t>/login</w:t>
      </w:r>
      <w:r>
        <w:t>. **Shared with the staff app: it is the same</w:t>
      </w:r>
    </w:p>
    <w:p>
      <w:r>
        <w:t>screen.**</w:t>
      </w:r>
    </w:p>
    <w:p>
      <w:pPr>
        <w:pStyle w:val="Heading3"/>
      </w:pPr>
      <w:r>
        <w:t>2. Who reaches it and when</w:t>
      </w:r>
    </w:p>
    <w:p>
      <w:r>
        <w:t>Anybody opening the app signed out, and anybody following an expired link.</w:t>
      </w:r>
    </w:p>
    <w:p>
      <w:pPr>
        <w:pStyle w:val="Heading3"/>
      </w:pPr>
      <w:r>
        <w:t>3. What you see</w:t>
      </w:r>
    </w:p>
    <w:p>
      <w:r>
        <w:t>The Fydr lockup, a claim column on a wide screen, and a form: email, password,</w:t>
      </w:r>
    </w:p>
    <w:p>
      <w:r>
        <w:t>sign in, and "Forgot your password?".</w:t>
      </w:r>
    </w:p>
    <w:p>
      <w:pPr>
        <w:pStyle w:val="Heading3"/>
      </w:pPr>
      <w:r>
        <w:t>4. What the athlete enters here</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Field</w:t>
            </w:r>
          </w:p>
        </w:tc>
        <w:tc>
          <w:tcPr>
            <w:tcW w:type="dxa" w:w="1080"/>
          </w:tcPr>
          <w:p>
            <w:r>
              <w:rPr>
                <w:b/>
              </w:rPr>
              <w:t>As worded</w:t>
            </w:r>
          </w:p>
        </w:tc>
        <w:tc>
          <w:tcPr>
            <w:tcW w:type="dxa" w:w="1080"/>
          </w:tcPr>
          <w:p>
            <w:r>
              <w:rPr>
                <w:b/>
              </w:rPr>
              <w:t>Type</w:t>
            </w:r>
          </w:p>
        </w:tc>
        <w:tc>
          <w:tcPr>
            <w:tcW w:type="dxa" w:w="1080"/>
          </w:tcPr>
          <w:p>
            <w:r>
              <w:rPr>
                <w:b/>
              </w:rPr>
              <w:t>Validation</w:t>
            </w:r>
          </w:p>
        </w:tc>
        <w:tc>
          <w:tcPr>
            <w:tcW w:type="dxa" w:w="1080"/>
          </w:tcPr>
          <w:p>
            <w:r>
              <w:rPr>
                <w:b/>
              </w:rPr>
              <w:t>On invalid</w:t>
            </w:r>
          </w:p>
        </w:tc>
        <w:tc>
          <w:tcPr>
            <w:tcW w:type="dxa" w:w="1080"/>
          </w:tcPr>
          <w:p>
            <w:r>
              <w:rPr>
                <w:b/>
              </w:rPr>
              <w:t>Stored</w:t>
            </w:r>
          </w:p>
        </w:tc>
        <w:tc>
          <w:tcPr>
            <w:tcW w:type="dxa" w:w="1080"/>
          </w:tcPr>
          <w:p>
            <w:r>
              <w:rPr>
                <w:b/>
              </w:rPr>
              <w:t>Editable</w:t>
            </w:r>
          </w:p>
        </w:tc>
        <w:tc>
          <w:tcPr>
            <w:tcW w:type="dxa" w:w="1080"/>
          </w:tcPr>
          <w:p>
            <w:r>
              <w:rPr>
                <w:b/>
              </w:rPr>
              <w:t>Who sees it</w:t>
            </w:r>
          </w:p>
        </w:tc>
      </w:tr>
      <w:tr>
        <w:tc>
          <w:tcPr>
            <w:tcW w:type="dxa" w:w="1080"/>
          </w:tcPr>
          <w:p>
            <w:r>
              <w:t>Email</w:t>
            </w:r>
          </w:p>
        </w:tc>
        <w:tc>
          <w:tcPr>
            <w:tcW w:type="dxa" w:w="1080"/>
          </w:tcPr>
          <w:p>
            <w:r>
              <w:t>Email</w:t>
            </w:r>
          </w:p>
        </w:tc>
        <w:tc>
          <w:tcPr>
            <w:tcW w:type="dxa" w:w="1080"/>
          </w:tcPr>
          <w:p>
            <w:r>
              <w:t>email</w:t>
            </w:r>
          </w:p>
        </w:tc>
        <w:tc>
          <w:tcPr>
            <w:tcW w:type="dxa" w:w="1080"/>
          </w:tcPr>
          <w:p>
            <w:r>
              <w:t>server side</w:t>
            </w:r>
          </w:p>
        </w:tc>
        <w:tc>
          <w:tcPr>
            <w:tcW w:type="dxa" w:w="1080"/>
          </w:tcPr>
          <w:p>
            <w:r>
              <w:rPr>
                <w:b/>
              </w:rPr>
              <w:t>one generic message either way</w:t>
            </w:r>
          </w:p>
        </w:tc>
        <w:tc>
          <w:tcPr>
            <w:tcW w:type="dxa" w:w="1080"/>
          </w:tcPr>
          <w:p>
            <w:r>
              <w:t>not stored by this screen</w:t>
            </w:r>
          </w:p>
        </w:tc>
        <w:tc>
          <w:tcPr>
            <w:tcW w:type="dxa" w:w="1080"/>
          </w:tcPr>
          <w:p>
            <w:r>
              <w:t>n/a</w:t>
            </w:r>
          </w:p>
        </w:tc>
        <w:tc>
          <w:tcPr>
            <w:tcW w:type="dxa" w:w="1080"/>
          </w:tcPr>
          <w:p>
            <w:r>
              <w:t>nobody</w:t>
            </w:r>
          </w:p>
        </w:tc>
      </w:tr>
      <w:tr>
        <w:tc>
          <w:tcPr>
            <w:tcW w:type="dxa" w:w="1080"/>
          </w:tcPr>
          <w:p>
            <w:r>
              <w:t>Password</w:t>
            </w:r>
          </w:p>
        </w:tc>
        <w:tc>
          <w:tcPr>
            <w:tcW w:type="dxa" w:w="1080"/>
          </w:tcPr>
          <w:p>
            <w:r>
              <w:t>Password</w:t>
            </w:r>
          </w:p>
        </w:tc>
        <w:tc>
          <w:tcPr>
            <w:tcW w:type="dxa" w:w="1080"/>
          </w:tcPr>
          <w:p>
            <w:r>
              <w:t>text</w:t>
            </w:r>
          </w:p>
        </w:tc>
        <w:tc>
          <w:tcPr>
            <w:tcW w:type="dxa" w:w="1080"/>
          </w:tcPr>
          <w:p>
            <w:r>
              <w:t>Supabase Auth</w:t>
            </w:r>
          </w:p>
        </w:tc>
        <w:tc>
          <w:tcPr>
            <w:tcW w:type="dxa" w:w="1080"/>
          </w:tcPr>
          <w:p>
            <w:r>
              <w:t>same generic message</w:t>
            </w:r>
          </w:p>
        </w:tc>
        <w:tc>
          <w:tcPr>
            <w:tcW w:type="dxa" w:w="1080"/>
          </w:tcPr>
          <w:p>
            <w:r>
              <w:t>never stored by Fydr</w:t>
            </w:r>
          </w:p>
        </w:tc>
        <w:tc>
          <w:tcPr>
            <w:tcW w:type="dxa" w:w="1080"/>
          </w:tcPr>
          <w:p>
            <w:r>
              <w:t>n/a</w:t>
            </w:r>
          </w:p>
        </w:tc>
        <w:tc>
          <w:tcPr>
            <w:tcW w:type="dxa" w:w="1080"/>
          </w:tcPr>
          <w:p>
            <w:r>
              <w:t>nobody</w:t>
            </w:r>
          </w:p>
        </w:tc>
      </w:tr>
    </w:tbl>
    <w:p/>
    <w:p>
      <w:r>
        <w:rPr>
          <w:b/>
        </w:rPr>
        <w:t>A wrong password and an unknown email look identical</w:t>
      </w:r>
      <w:r>
        <w:t>, deliberately, so the</w:t>
      </w:r>
    </w:p>
    <w:p>
      <w:r>
        <w:t>screen cannot be used to find out who has an account.</w:t>
      </w:r>
    </w:p>
    <w:p>
      <w:r>
        <w:rPr>
          <w:b/>
        </w:rPr>
        <w:t>Rate limited server side.</w:t>
      </w:r>
      <w:r>
        <w:t xml:space="preserve"> Five failures per email start an escalating lockout,</w:t>
      </w:r>
    </w:p>
    <w:p>
      <w:r>
        <w:t>30 seconds to 60 minutes, capped. Guessing while locked does not extend the lock.</w:t>
      </w:r>
    </w:p>
    <w:p>
      <w:pPr>
        <w:pStyle w:val="Heading3"/>
      </w:pPr>
      <w:r>
        <w:t>5. Every number shown</w:t>
      </w:r>
    </w:p>
    <w:p>
      <w:r>
        <w:t>None.</w:t>
      </w:r>
    </w:p>
    <w:p>
      <w:pPr>
        <w:pStyle w:val="Heading3"/>
      </w:pPr>
      <w:r>
        <w:t>6. Every thing you can act 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Element</w:t>
            </w:r>
          </w:p>
        </w:tc>
        <w:tc>
          <w:tcPr>
            <w:tcW w:type="dxa" w:w="1234"/>
          </w:tcPr>
          <w:p>
            <w:r>
              <w:rPr>
                <w:b/>
              </w:rPr>
              <w:t>Where</w:t>
            </w:r>
          </w:p>
        </w:tc>
        <w:tc>
          <w:tcPr>
            <w:tcW w:type="dxa" w:w="1234"/>
          </w:tcPr>
          <w:p>
            <w:r>
              <w:rPr>
                <w:b/>
              </w:rPr>
              <w:t>What happens</w:t>
            </w:r>
          </w:p>
        </w:tc>
        <w:tc>
          <w:tcPr>
            <w:tcW w:type="dxa" w:w="1234"/>
          </w:tcPr>
          <w:p>
            <w:r>
              <w:rPr>
                <w:b/>
              </w:rPr>
              <w:t>Takes you to</w:t>
            </w:r>
          </w:p>
        </w:tc>
        <w:tc>
          <w:tcPr>
            <w:tcW w:type="dxa" w:w="1234"/>
          </w:tcPr>
          <w:p>
            <w:r>
              <w:rPr>
                <w:b/>
              </w:rPr>
              <w:t>Writes</w:t>
            </w:r>
          </w:p>
        </w:tc>
        <w:tc>
          <w:tcPr>
            <w:tcW w:type="dxa" w:w="1234"/>
          </w:tcPr>
          <w:p>
            <w:r>
              <w:rPr>
                <w:b/>
              </w:rPr>
              <w:t>Confirm</w:t>
            </w:r>
          </w:p>
        </w:tc>
        <w:tc>
          <w:tcPr>
            <w:tcW w:type="dxa" w:w="1234"/>
          </w:tcPr>
          <w:p>
            <w:r>
              <w:rPr>
                <w:b/>
              </w:rPr>
              <w:t>Hidden when</w:t>
            </w:r>
          </w:p>
        </w:tc>
      </w:tr>
      <w:tr>
        <w:tc>
          <w:tcPr>
            <w:tcW w:type="dxa" w:w="1234"/>
          </w:tcPr>
          <w:p>
            <w:r>
              <w:t>Sign in</w:t>
            </w:r>
          </w:p>
        </w:tc>
        <w:tc>
          <w:tcPr>
            <w:tcW w:type="dxa" w:w="1234"/>
          </w:tcPr>
          <w:p>
            <w:r>
              <w:t>Below the fields</w:t>
            </w:r>
          </w:p>
        </w:tc>
        <w:tc>
          <w:tcPr>
            <w:tcW w:type="dxa" w:w="1234"/>
          </w:tcPr>
          <w:p>
            <w:r>
              <w:t>Authenticates</w:t>
            </w:r>
          </w:p>
        </w:tc>
        <w:tc>
          <w:tcPr>
            <w:tcW w:type="dxa" w:w="1234"/>
          </w:tcPr>
          <w:p>
            <w:r>
              <w:rPr>
                <w:b/>
              </w:rPr>
              <w:t>the shell their roles resolve to</w:t>
            </w:r>
          </w:p>
        </w:tc>
        <w:tc>
          <w:tcPr>
            <w:tcW w:type="dxa" w:w="1234"/>
          </w:tcPr>
          <w:p>
            <w:r>
              <w:t xml:space="preserve">a session, and an </w:t>
            </w:r>
            <w:r>
              <w:rPr>
                <w:rFonts w:ascii="Consolas" w:hAnsi="Consolas"/>
                <w:color w:val="333333"/>
                <w:sz w:val="18"/>
              </w:rPr>
              <w:t>auth.signed_in</w:t>
            </w:r>
            <w:r>
              <w:t xml:space="preserve"> audit row</w:t>
            </w:r>
          </w:p>
        </w:tc>
        <w:tc>
          <w:tcPr>
            <w:tcW w:type="dxa" w:w="1234"/>
          </w:tcPr>
          <w:p>
            <w:r>
              <w:t>no</w:t>
            </w:r>
          </w:p>
        </w:tc>
        <w:tc>
          <w:tcPr>
            <w:tcW w:type="dxa" w:w="1234"/>
          </w:tcPr>
          <w:p>
            <w:r>
              <w:t>never</w:t>
            </w:r>
          </w:p>
        </w:tc>
      </w:tr>
      <w:tr>
        <w:tc>
          <w:tcPr>
            <w:tcW w:type="dxa" w:w="1234"/>
          </w:tcPr>
          <w:p>
            <w:r>
              <w:t>Forgot your password</w:t>
            </w:r>
          </w:p>
        </w:tc>
        <w:tc>
          <w:tcPr>
            <w:tcW w:type="dxa" w:w="1234"/>
          </w:tcPr>
          <w:p>
            <w:r>
              <w:t>Below</w:t>
            </w:r>
          </w:p>
        </w:tc>
        <w:tc>
          <w:tcPr>
            <w:tcW w:type="dxa" w:w="1234"/>
          </w:tcPr>
          <w:p>
            <w:r>
              <w:t>Starts a reset</w:t>
            </w:r>
          </w:p>
        </w:tc>
        <w:tc>
          <w:tcPr>
            <w:tcW w:type="dxa" w:w="1234"/>
          </w:tcPr>
          <w:p>
            <w:r>
              <w:rPr>
                <w:rFonts w:ascii="Consolas" w:hAnsi="Consolas"/>
                <w:color w:val="333333"/>
                <w:sz w:val="18"/>
              </w:rPr>
              <w:t>/login/reset</w:t>
            </w:r>
          </w:p>
        </w:tc>
        <w:tc>
          <w:tcPr>
            <w:tcW w:type="dxa" w:w="1234"/>
          </w:tcPr>
          <w:p>
            <w:r>
              <w:t>nothing</w:t>
            </w:r>
          </w:p>
        </w:tc>
        <w:tc>
          <w:tcPr>
            <w:tcW w:type="dxa" w:w="1234"/>
          </w:tcPr>
          <w:p>
            <w:r>
              <w:t>no</w:t>
            </w:r>
          </w:p>
        </w:tc>
        <w:tc>
          <w:tcPr>
            <w:tcW w:type="dxa" w:w="1234"/>
          </w:tcPr>
          <w:p>
            <w:r>
              <w:t>never</w:t>
            </w:r>
          </w:p>
        </w:tc>
      </w:tr>
    </w:tbl>
    <w:p/>
    <w:p>
      <w:r>
        <w:rPr>
          <w:b/>
        </w:rPr>
        <w:t>Where an athlete lands is decided by their roles, not by a choice.</w:t>
      </w:r>
      <w:r>
        <w:t xml:space="preserve"> An athlete</w:t>
      </w:r>
    </w:p>
    <w:p>
      <w:r>
        <w:t xml:space="preserve">goes to </w:t>
      </w:r>
      <w:r>
        <w:rPr>
          <w:rFonts w:ascii="Consolas" w:hAnsi="Consolas"/>
          <w:color w:val="333333"/>
          <w:sz w:val="18"/>
        </w:rPr>
        <w:t>/today</w:t>
      </w:r>
      <w:r>
        <w:t>. Somebody who is both a player and a coach goes to the staff app,</w:t>
      </w:r>
    </w:p>
    <w:p>
      <w:r>
        <w:t>because it is the larger tool (</w:t>
      </w:r>
      <w:r>
        <w:rPr>
          <w:rFonts w:ascii="Consolas" w:hAnsi="Consolas"/>
          <w:color w:val="333333"/>
          <w:sz w:val="18"/>
        </w:rPr>
        <w:t>src/lib/supabase/claims.ts:124</w:t>
      </w:r>
      <w:r>
        <w:t>).</w:t>
      </w:r>
    </w:p>
    <w:p>
      <w:pPr>
        <w:pStyle w:val="Heading3"/>
      </w:pPr>
      <w:r>
        <w:t>7. Offline and sync</w:t>
      </w:r>
    </w:p>
    <w:p>
      <w:r>
        <w:t>Sign in needs a connection. Nothing is queued.</w:t>
      </w:r>
    </w:p>
    <w:p>
      <w:pPr>
        <w:pStyle w:val="Heading3"/>
      </w:pPr>
      <w:r>
        <w:t>8. Notifications</w:t>
      </w:r>
    </w:p>
    <w:p>
      <w:r>
        <w:t>None.</w:t>
      </w:r>
    </w:p>
    <w:p>
      <w:pPr>
        <w:pStyle w:val="Heading3"/>
      </w:pPr>
      <w:r>
        <w:t>9. Permissions</w:t>
      </w:r>
    </w:p>
    <w:p>
      <w:r>
        <w:t>None.</w:t>
      </w:r>
    </w:p>
    <w:p>
      <w:pPr>
        <w:pStyle w:val="Heading3"/>
      </w:pPr>
      <w:r>
        <w:t>10. States</w:t>
      </w:r>
    </w:p>
    <w:p>
      <w:r>
        <w:t xml:space="preserve">Loading, wrong credentials, </w:t>
      </w:r>
      <w:r>
        <w:rPr>
          <w:b/>
        </w:rPr>
        <w:t>locked out with a countdown</w:t>
      </w:r>
      <w:r>
        <w:t>, error.</w:t>
      </w:r>
    </w:p>
    <w:p>
      <w:pPr>
        <w:pStyle w:val="Heading3"/>
      </w:pPr>
      <w:r>
        <w:t>11. Accessibility and device</w:t>
      </w:r>
    </w:p>
    <w:p>
      <w:r>
        <w:t xml:space="preserve">Translated for a web app per Stage A0. </w:t>
      </w:r>
      <w:r>
        <w:rPr>
          <w:b/>
        </w:rPr>
        <w:t>UNVERIFIED:</w:t>
      </w:r>
      <w:r>
        <w:t xml:space="preserve"> text scaling, screen</w:t>
      </w:r>
    </w:p>
    <w:p>
      <w:r>
        <w:t>reader labels, browser support policy.</w:t>
      </w:r>
    </w:p>
    <w:p>
      <w:pPr>
        <w:pStyle w:val="Heading3"/>
      </w:pPr>
      <w:r>
        <w:t>12. Open issues</w:t>
      </w:r>
    </w:p>
    <w:p>
      <w:pPr>
        <w:pStyle w:val="ListBullet"/>
      </w:pPr>
      <w:r>
        <w:t xml:space="preserve">Deep links: only </w:t>
      </w:r>
      <w:r>
        <w:rPr>
          <w:rFonts w:ascii="Consolas" w:hAnsi="Consolas"/>
          <w:color w:val="333333"/>
          <w:sz w:val="18"/>
        </w:rPr>
        <w:t>/today</w:t>
      </w:r>
      <w:r>
        <w:t xml:space="preserve"> and </w:t>
      </w:r>
      <w:r>
        <w:rPr>
          <w:rFonts w:ascii="Consolas" w:hAnsi="Consolas"/>
          <w:color w:val="333333"/>
          <w:sz w:val="18"/>
        </w:rPr>
        <w:t>/check-in</w:t>
      </w:r>
      <w:r>
        <w:t xml:space="preserve"> survive a signed out visit with their</w:t>
      </w:r>
    </w:p>
    <w:p>
      <w:r>
        <w:t xml:space="preserve">  destination intact. DECISION 1.</w:t>
      </w:r>
    </w:p>
    <w:p>
      <w:r>
        <w:br w:type="page"/>
      </w:r>
    </w:p>
    <w:p>
      <w:pPr>
        <w:pStyle w:val="Heading2"/>
      </w:pPr>
      <w:r>
        <w:t>Two factor</w:t>
      </w:r>
    </w:p>
    <w:p>
      <w:pPr>
        <w:pStyle w:val="Heading3"/>
      </w:pPr>
      <w:r>
        <w:t>1. Where it sits</w:t>
      </w:r>
    </w:p>
    <w:p>
      <w:r>
        <w:t xml:space="preserve">Route </w:t>
      </w:r>
      <w:r>
        <w:rPr>
          <w:rFonts w:ascii="Consolas" w:hAnsi="Consolas"/>
          <w:color w:val="333333"/>
          <w:sz w:val="18"/>
        </w:rPr>
        <w:t>/login/mfa</w:t>
      </w:r>
      <w:r>
        <w:t xml:space="preserve">. </w:t>
      </w:r>
      <w:r>
        <w:rPr>
          <w:b/>
        </w:rPr>
        <w:t>Shared with the staff app.</w:t>
      </w:r>
      <w:r>
        <w:t xml:space="preserve"> No tab bar.</w:t>
      </w:r>
    </w:p>
    <w:p>
      <w:pPr>
        <w:pStyle w:val="Heading3"/>
      </w:pPr>
      <w:r>
        <w:t>2. Who reaches it and when</w:t>
      </w:r>
    </w:p>
    <w:p>
      <w:r>
        <w:t>Anybody whose account requires a second factor, after the password step.</w:t>
      </w:r>
    </w:p>
    <w:p>
      <w:r>
        <w:rPr>
          <w:b/>
        </w:rPr>
        <w:t>Whether this applies to athletes at all is UNVERIFIED.</w:t>
      </w:r>
      <w:r>
        <w:t xml:space="preserve"> The club policy</w:t>
      </w:r>
    </w:p>
    <w:p>
      <w:r>
        <w:t>recorded on the staff Settings screen is that coach, medical and admin accounts</w:t>
      </w:r>
    </w:p>
    <w:p>
      <w:r>
        <w:t xml:space="preserve">carry a second factor. </w:t>
      </w:r>
      <w:r>
        <w:rPr>
          <w:b/>
        </w:rPr>
        <w:t>No athlete requirement was found.</w:t>
      </w:r>
      <w:r>
        <w:t xml:space="preserve"> Looked in</w:t>
      </w:r>
    </w:p>
    <w:p>
      <w:r>
        <w:rPr>
          <w:rFonts w:ascii="Consolas" w:hAnsi="Consolas"/>
          <w:color w:val="333333"/>
          <w:sz w:val="18"/>
        </w:rPr>
        <w:t>src/lib/mfa.ts</w:t>
      </w:r>
      <w:r>
        <w:t xml:space="preserve"> and </w:t>
      </w:r>
      <w:r>
        <w:rPr>
          <w:rFonts w:ascii="Consolas" w:hAnsi="Consolas"/>
          <w:color w:val="333333"/>
          <w:sz w:val="18"/>
        </w:rPr>
        <w:t>src/app/login/mfa/page.tsx</w:t>
      </w:r>
      <w:r>
        <w:t>.</w:t>
      </w:r>
    </w:p>
    <w:p>
      <w:pPr>
        <w:pStyle w:val="Heading3"/>
      </w:pPr>
      <w:r>
        <w:t>3. What you see</w:t>
      </w:r>
    </w:p>
    <w:p>
      <w:r>
        <w:t>The Fydr mark, and a six digit code field.</w:t>
      </w:r>
    </w:p>
    <w:p>
      <w:pPr>
        <w:pStyle w:val="Heading3"/>
      </w:pPr>
      <w:r>
        <w:t>4. What the athlete enters here</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Field</w:t>
            </w:r>
          </w:p>
        </w:tc>
        <w:tc>
          <w:tcPr>
            <w:tcW w:type="dxa" w:w="1080"/>
          </w:tcPr>
          <w:p>
            <w:r>
              <w:rPr>
                <w:b/>
              </w:rPr>
              <w:t>As worded</w:t>
            </w:r>
          </w:p>
        </w:tc>
        <w:tc>
          <w:tcPr>
            <w:tcW w:type="dxa" w:w="1080"/>
          </w:tcPr>
          <w:p>
            <w:r>
              <w:rPr>
                <w:b/>
              </w:rPr>
              <w:t>Type</w:t>
            </w:r>
          </w:p>
        </w:tc>
        <w:tc>
          <w:tcPr>
            <w:tcW w:type="dxa" w:w="1080"/>
          </w:tcPr>
          <w:p>
            <w:r>
              <w:rPr>
                <w:b/>
              </w:rPr>
              <w:t>Validation</w:t>
            </w:r>
          </w:p>
        </w:tc>
        <w:tc>
          <w:tcPr>
            <w:tcW w:type="dxa" w:w="1080"/>
          </w:tcPr>
          <w:p>
            <w:r>
              <w:rPr>
                <w:b/>
              </w:rPr>
              <w:t>On invalid</w:t>
            </w:r>
          </w:p>
        </w:tc>
        <w:tc>
          <w:tcPr>
            <w:tcW w:type="dxa" w:w="1080"/>
          </w:tcPr>
          <w:p>
            <w:r>
              <w:rPr>
                <w:b/>
              </w:rPr>
              <w:t>Stored</w:t>
            </w:r>
          </w:p>
        </w:tc>
        <w:tc>
          <w:tcPr>
            <w:tcW w:type="dxa" w:w="1080"/>
          </w:tcPr>
          <w:p>
            <w:r>
              <w:rPr>
                <w:b/>
              </w:rPr>
              <w:t>Editable</w:t>
            </w:r>
          </w:p>
        </w:tc>
        <w:tc>
          <w:tcPr>
            <w:tcW w:type="dxa" w:w="1080"/>
          </w:tcPr>
          <w:p>
            <w:r>
              <w:rPr>
                <w:b/>
              </w:rPr>
              <w:t>Who sees it</w:t>
            </w:r>
          </w:p>
        </w:tc>
      </w:tr>
      <w:tr>
        <w:tc>
          <w:tcPr>
            <w:tcW w:type="dxa" w:w="1080"/>
          </w:tcPr>
          <w:p>
            <w:r>
              <w:t>Code</w:t>
            </w:r>
          </w:p>
        </w:tc>
        <w:tc>
          <w:tcPr>
            <w:tcW w:type="dxa" w:w="1080"/>
          </w:tcPr>
          <w:p>
            <w:r>
              <w:t>UNVERIFIED exact wording</w:t>
            </w:r>
          </w:p>
        </w:tc>
        <w:tc>
          <w:tcPr>
            <w:tcW w:type="dxa" w:w="1080"/>
          </w:tcPr>
          <w:p>
            <w:r>
              <w:t>six digits</w:t>
            </w:r>
          </w:p>
        </w:tc>
        <w:tc>
          <w:tcPr>
            <w:tcW w:type="dxa" w:w="1080"/>
          </w:tcPr>
          <w:p>
            <w:r>
              <w:t>TOTP, server side</w:t>
            </w:r>
          </w:p>
        </w:tc>
        <w:tc>
          <w:tcPr>
            <w:tcW w:type="dxa" w:w="1080"/>
          </w:tcPr>
          <w:p>
            <w:r>
              <w:t>rejected</w:t>
            </w:r>
          </w:p>
        </w:tc>
        <w:tc>
          <w:tcPr>
            <w:tcW w:type="dxa" w:w="1080"/>
          </w:tcPr>
          <w:p>
            <w:r>
              <w:t>not stored</w:t>
            </w:r>
          </w:p>
        </w:tc>
        <w:tc>
          <w:tcPr>
            <w:tcW w:type="dxa" w:w="1080"/>
          </w:tcPr>
          <w:p>
            <w:r>
              <w:t>n/a</w:t>
            </w:r>
          </w:p>
        </w:tc>
        <w:tc>
          <w:tcPr>
            <w:tcW w:type="dxa" w:w="1080"/>
          </w:tcPr>
          <w:p>
            <w:r>
              <w:t>nobody</w:t>
            </w:r>
          </w:p>
        </w:tc>
      </w:tr>
    </w:tbl>
    <w:p/>
    <w:p>
      <w:pPr>
        <w:pStyle w:val="Heading3"/>
      </w:pPr>
      <w:r>
        <w:t>5. Every number shown</w:t>
      </w:r>
    </w:p>
    <w:p>
      <w:r>
        <w:t>None.</w:t>
      </w:r>
    </w:p>
    <w:p>
      <w:pPr>
        <w:pStyle w:val="Heading3"/>
      </w:pPr>
      <w:r>
        <w:t>6. Every thing you can act 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Element</w:t>
            </w:r>
          </w:p>
        </w:tc>
        <w:tc>
          <w:tcPr>
            <w:tcW w:type="dxa" w:w="1234"/>
          </w:tcPr>
          <w:p>
            <w:r>
              <w:rPr>
                <w:b/>
              </w:rPr>
              <w:t>Where</w:t>
            </w:r>
          </w:p>
        </w:tc>
        <w:tc>
          <w:tcPr>
            <w:tcW w:type="dxa" w:w="1234"/>
          </w:tcPr>
          <w:p>
            <w:r>
              <w:rPr>
                <w:b/>
              </w:rPr>
              <w:t>What happens</w:t>
            </w:r>
          </w:p>
        </w:tc>
        <w:tc>
          <w:tcPr>
            <w:tcW w:type="dxa" w:w="1234"/>
          </w:tcPr>
          <w:p>
            <w:r>
              <w:rPr>
                <w:b/>
              </w:rPr>
              <w:t>Takes you to</w:t>
            </w:r>
          </w:p>
        </w:tc>
        <w:tc>
          <w:tcPr>
            <w:tcW w:type="dxa" w:w="1234"/>
          </w:tcPr>
          <w:p>
            <w:r>
              <w:rPr>
                <w:b/>
              </w:rPr>
              <w:t>Writes</w:t>
            </w:r>
          </w:p>
        </w:tc>
        <w:tc>
          <w:tcPr>
            <w:tcW w:type="dxa" w:w="1234"/>
          </w:tcPr>
          <w:p>
            <w:r>
              <w:rPr>
                <w:b/>
              </w:rPr>
              <w:t>Confirm</w:t>
            </w:r>
          </w:p>
        </w:tc>
        <w:tc>
          <w:tcPr>
            <w:tcW w:type="dxa" w:w="1234"/>
          </w:tcPr>
          <w:p>
            <w:r>
              <w:rPr>
                <w:b/>
              </w:rPr>
              <w:t>Hidden when</w:t>
            </w:r>
          </w:p>
        </w:tc>
      </w:tr>
      <w:tr>
        <w:tc>
          <w:tcPr>
            <w:tcW w:type="dxa" w:w="1234"/>
          </w:tcPr>
          <w:p>
            <w:r>
              <w:t>Verify</w:t>
            </w:r>
          </w:p>
        </w:tc>
        <w:tc>
          <w:tcPr>
            <w:tcW w:type="dxa" w:w="1234"/>
          </w:tcPr>
          <w:p>
            <w:r>
              <w:t>Below the field</w:t>
            </w:r>
          </w:p>
        </w:tc>
        <w:tc>
          <w:tcPr>
            <w:tcW w:type="dxa" w:w="1234"/>
          </w:tcPr>
          <w:p>
            <w:r>
              <w:t>Completes sign in</w:t>
            </w:r>
          </w:p>
        </w:tc>
        <w:tc>
          <w:tcPr>
            <w:tcW w:type="dxa" w:w="1234"/>
          </w:tcPr>
          <w:p>
            <w:r>
              <w:t>the resolved shell</w:t>
            </w:r>
          </w:p>
        </w:tc>
        <w:tc>
          <w:tcPr>
            <w:tcW w:type="dxa" w:w="1234"/>
          </w:tcPr>
          <w:p>
            <w:r>
              <w:t>a session</w:t>
            </w:r>
          </w:p>
        </w:tc>
        <w:tc>
          <w:tcPr>
            <w:tcW w:type="dxa" w:w="1234"/>
          </w:tcPr>
          <w:p>
            <w:r>
              <w:t>no</w:t>
            </w:r>
          </w:p>
        </w:tc>
        <w:tc>
          <w:tcPr>
            <w:tcW w:type="dxa" w:w="1234"/>
          </w:tcPr>
          <w:p>
            <w:r>
              <w:t>never</w:t>
            </w:r>
          </w:p>
        </w:tc>
      </w:tr>
    </w:tbl>
    <w:p/>
    <w:p>
      <w:pPr>
        <w:pStyle w:val="Heading3"/>
      </w:pPr>
      <w:r>
        <w:t>7. Offline and sync</w:t>
      </w:r>
    </w:p>
    <w:p>
      <w:r>
        <w:t>Needs a connection.</w:t>
      </w:r>
    </w:p>
    <w:p>
      <w:pPr>
        <w:pStyle w:val="Heading3"/>
      </w:pPr>
      <w:r>
        <w:t>8. Notifications</w:t>
      </w:r>
    </w:p>
    <w:p>
      <w:r>
        <w:t>None.</w:t>
      </w:r>
    </w:p>
    <w:p>
      <w:pPr>
        <w:pStyle w:val="Heading3"/>
      </w:pPr>
      <w:r>
        <w:t>9. Permissions</w:t>
      </w:r>
    </w:p>
    <w:p>
      <w:r>
        <w:t>None.</w:t>
      </w:r>
    </w:p>
    <w:p>
      <w:pPr>
        <w:pStyle w:val="Heading3"/>
      </w:pPr>
      <w:r>
        <w:t>10. States</w:t>
      </w:r>
    </w:p>
    <w:p>
      <w:r>
        <w:t>Loading, wrong code, expired, error.</w:t>
      </w:r>
    </w:p>
    <w:p>
      <w:pPr>
        <w:pStyle w:val="Heading3"/>
      </w:pPr>
      <w:r>
        <w:t>11. Accessibility and device</w:t>
      </w:r>
    </w:p>
    <w:p>
      <w:r>
        <w:t xml:space="preserve">Translated for a web app per Stage A0. </w:t>
      </w:r>
      <w:r>
        <w:rPr>
          <w:b/>
        </w:rPr>
        <w:t>UNVERIFIED:</w:t>
      </w:r>
      <w:r>
        <w:t xml:space="preserve"> text scaling, screen</w:t>
      </w:r>
    </w:p>
    <w:p>
      <w:r>
        <w:t>reader labels, browser support policy.</w:t>
      </w:r>
    </w:p>
    <w:p>
      <w:pPr>
        <w:pStyle w:val="Heading3"/>
      </w:pPr>
      <w:r>
        <w:t>12. Open issues</w:t>
      </w:r>
    </w:p>
    <w:p>
      <w:pPr>
        <w:pStyle w:val="ListBullet"/>
      </w:pPr>
      <w:r>
        <w:rPr>
          <w:b/>
        </w:rPr>
        <w:t>UNVERIFIED:</w:t>
      </w:r>
      <w:r>
        <w:t xml:space="preserve"> whether an athlete account can ever require a second factor.</w:t>
      </w:r>
    </w:p>
    <w:p>
      <w:r>
        <w:br w:type="page"/>
      </w:r>
    </w:p>
    <w:p>
      <w:pPr>
        <w:pStyle w:val="Heading2"/>
      </w:pPr>
      <w:r>
        <w:t>Password reset</w:t>
      </w:r>
    </w:p>
    <w:p>
      <w:pPr>
        <w:pStyle w:val="Heading3"/>
      </w:pPr>
      <w:r>
        <w:t>1. Where it sits</w:t>
      </w:r>
    </w:p>
    <w:p>
      <w:r>
        <w:t xml:space="preserve">Route </w:t>
      </w:r>
      <w:r>
        <w:rPr>
          <w:rFonts w:ascii="Consolas" w:hAnsi="Consolas"/>
          <w:color w:val="333333"/>
          <w:sz w:val="18"/>
        </w:rPr>
        <w:t>/login/reset</w:t>
      </w:r>
      <w:r>
        <w:t xml:space="preserve">, and </w:t>
      </w:r>
      <w:r>
        <w:rPr>
          <w:rFonts w:ascii="Consolas" w:hAnsi="Consolas"/>
          <w:color w:val="333333"/>
          <w:sz w:val="18"/>
        </w:rPr>
        <w:t>/login/reset/confirm</w:t>
      </w:r>
      <w:r>
        <w:t xml:space="preserve"> after the emailed link.</w:t>
      </w:r>
    </w:p>
    <w:p>
      <w:r>
        <w:rPr>
          <w:b/>
        </w:rPr>
        <w:t>Shared with the staff app.</w:t>
      </w:r>
    </w:p>
    <w:p>
      <w:pPr>
        <w:pStyle w:val="Heading3"/>
      </w:pPr>
      <w:r>
        <w:t>2. Who reaches it and when</w:t>
      </w:r>
    </w:p>
    <w:p>
      <w:r>
        <w:t>Anybody who cannot sign in.</w:t>
      </w:r>
    </w:p>
    <w:p>
      <w:pPr>
        <w:pStyle w:val="Heading3"/>
      </w:pPr>
      <w:r>
        <w:t>3. What you see</w:t>
      </w:r>
    </w:p>
    <w:p>
      <w:r>
        <w:t>The Fydr mark, a heading, and one email field.</w:t>
      </w:r>
    </w:p>
    <w:p>
      <w:pPr>
        <w:pStyle w:val="Heading3"/>
      </w:pPr>
      <w:r>
        <w:t>4. What the athlete enters here</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Field</w:t>
            </w:r>
          </w:p>
        </w:tc>
        <w:tc>
          <w:tcPr>
            <w:tcW w:type="dxa" w:w="1080"/>
          </w:tcPr>
          <w:p>
            <w:r>
              <w:rPr>
                <w:b/>
              </w:rPr>
              <w:t>As worded</w:t>
            </w:r>
          </w:p>
        </w:tc>
        <w:tc>
          <w:tcPr>
            <w:tcW w:type="dxa" w:w="1080"/>
          </w:tcPr>
          <w:p>
            <w:r>
              <w:rPr>
                <w:b/>
              </w:rPr>
              <w:t>Type</w:t>
            </w:r>
          </w:p>
        </w:tc>
        <w:tc>
          <w:tcPr>
            <w:tcW w:type="dxa" w:w="1080"/>
          </w:tcPr>
          <w:p>
            <w:r>
              <w:rPr>
                <w:b/>
              </w:rPr>
              <w:t>Validation</w:t>
            </w:r>
          </w:p>
        </w:tc>
        <w:tc>
          <w:tcPr>
            <w:tcW w:type="dxa" w:w="1080"/>
          </w:tcPr>
          <w:p>
            <w:r>
              <w:rPr>
                <w:b/>
              </w:rPr>
              <w:t>On invalid</w:t>
            </w:r>
          </w:p>
        </w:tc>
        <w:tc>
          <w:tcPr>
            <w:tcW w:type="dxa" w:w="1080"/>
          </w:tcPr>
          <w:p>
            <w:r>
              <w:rPr>
                <w:b/>
              </w:rPr>
              <w:t>Stored</w:t>
            </w:r>
          </w:p>
        </w:tc>
        <w:tc>
          <w:tcPr>
            <w:tcW w:type="dxa" w:w="1080"/>
          </w:tcPr>
          <w:p>
            <w:r>
              <w:rPr>
                <w:b/>
              </w:rPr>
              <w:t>Editable</w:t>
            </w:r>
          </w:p>
        </w:tc>
        <w:tc>
          <w:tcPr>
            <w:tcW w:type="dxa" w:w="1080"/>
          </w:tcPr>
          <w:p>
            <w:r>
              <w:rPr>
                <w:b/>
              </w:rPr>
              <w:t>Who sees it</w:t>
            </w:r>
          </w:p>
        </w:tc>
      </w:tr>
      <w:tr>
        <w:tc>
          <w:tcPr>
            <w:tcW w:type="dxa" w:w="1080"/>
          </w:tcPr>
          <w:p>
            <w:r>
              <w:t>Email</w:t>
            </w:r>
          </w:p>
        </w:tc>
        <w:tc>
          <w:tcPr>
            <w:tcW w:type="dxa" w:w="1080"/>
          </w:tcPr>
          <w:p>
            <w:r>
              <w:t>"Enter the email your club has on file"</w:t>
            </w:r>
          </w:p>
        </w:tc>
        <w:tc>
          <w:tcPr>
            <w:tcW w:type="dxa" w:w="1080"/>
          </w:tcPr>
          <w:p>
            <w:r>
              <w:t>email</w:t>
            </w:r>
          </w:p>
        </w:tc>
        <w:tc>
          <w:tcPr>
            <w:tcW w:type="dxa" w:w="1080"/>
          </w:tcPr>
          <w:p>
            <w:r>
              <w:t>server side</w:t>
            </w:r>
          </w:p>
        </w:tc>
        <w:tc>
          <w:tcPr>
            <w:tcW w:type="dxa" w:w="1080"/>
          </w:tcPr>
          <w:p>
            <w:r>
              <w:t>UNVERIFIED whether it confirms the address exists</w:t>
            </w:r>
          </w:p>
        </w:tc>
        <w:tc>
          <w:tcPr>
            <w:tcW w:type="dxa" w:w="1080"/>
          </w:tcPr>
          <w:p>
            <w:r>
              <w:t>not stored</w:t>
            </w:r>
          </w:p>
        </w:tc>
        <w:tc>
          <w:tcPr>
            <w:tcW w:type="dxa" w:w="1080"/>
          </w:tcPr>
          <w:p>
            <w:r>
              <w:t>n/a</w:t>
            </w:r>
          </w:p>
        </w:tc>
        <w:tc>
          <w:tcPr>
            <w:tcW w:type="dxa" w:w="1080"/>
          </w:tcPr>
          <w:p>
            <w:r>
              <w:t>nobody</w:t>
            </w:r>
          </w:p>
        </w:tc>
      </w:tr>
    </w:tbl>
    <w:p/>
    <w:p>
      <w:pPr>
        <w:pStyle w:val="Heading3"/>
      </w:pPr>
      <w:r>
        <w:t>5. Every number shown</w:t>
      </w:r>
    </w:p>
    <w:p>
      <w:r>
        <w:t>None.</w:t>
      </w:r>
    </w:p>
    <w:p>
      <w:pPr>
        <w:pStyle w:val="Heading3"/>
      </w:pPr>
      <w:r>
        <w:t>6. Every thing you can act 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Element</w:t>
            </w:r>
          </w:p>
        </w:tc>
        <w:tc>
          <w:tcPr>
            <w:tcW w:type="dxa" w:w="1234"/>
          </w:tcPr>
          <w:p>
            <w:r>
              <w:rPr>
                <w:b/>
              </w:rPr>
              <w:t>Where</w:t>
            </w:r>
          </w:p>
        </w:tc>
        <w:tc>
          <w:tcPr>
            <w:tcW w:type="dxa" w:w="1234"/>
          </w:tcPr>
          <w:p>
            <w:r>
              <w:rPr>
                <w:b/>
              </w:rPr>
              <w:t>What happens</w:t>
            </w:r>
          </w:p>
        </w:tc>
        <w:tc>
          <w:tcPr>
            <w:tcW w:type="dxa" w:w="1234"/>
          </w:tcPr>
          <w:p>
            <w:r>
              <w:rPr>
                <w:b/>
              </w:rPr>
              <w:t>Takes you to</w:t>
            </w:r>
          </w:p>
        </w:tc>
        <w:tc>
          <w:tcPr>
            <w:tcW w:type="dxa" w:w="1234"/>
          </w:tcPr>
          <w:p>
            <w:r>
              <w:rPr>
                <w:b/>
              </w:rPr>
              <w:t>Writes</w:t>
            </w:r>
          </w:p>
        </w:tc>
        <w:tc>
          <w:tcPr>
            <w:tcW w:type="dxa" w:w="1234"/>
          </w:tcPr>
          <w:p>
            <w:r>
              <w:rPr>
                <w:b/>
              </w:rPr>
              <w:t>Confirm</w:t>
            </w:r>
          </w:p>
        </w:tc>
        <w:tc>
          <w:tcPr>
            <w:tcW w:type="dxa" w:w="1234"/>
          </w:tcPr>
          <w:p>
            <w:r>
              <w:rPr>
                <w:b/>
              </w:rPr>
              <w:t>Hidden when</w:t>
            </w:r>
          </w:p>
        </w:tc>
      </w:tr>
      <w:tr>
        <w:tc>
          <w:tcPr>
            <w:tcW w:type="dxa" w:w="1234"/>
          </w:tcPr>
          <w:p>
            <w:r>
              <w:t>Send</w:t>
            </w:r>
          </w:p>
        </w:tc>
        <w:tc>
          <w:tcPr>
            <w:tcW w:type="dxa" w:w="1234"/>
          </w:tcPr>
          <w:p>
            <w:r>
              <w:t>Below</w:t>
            </w:r>
          </w:p>
        </w:tc>
        <w:tc>
          <w:tcPr>
            <w:tcW w:type="dxa" w:w="1234"/>
          </w:tcPr>
          <w:p>
            <w:r>
              <w:t>Sends a reset link</w:t>
            </w:r>
          </w:p>
        </w:tc>
        <w:tc>
          <w:tcPr>
            <w:tcW w:type="dxa" w:w="1234"/>
          </w:tcPr>
          <w:p>
            <w:r>
              <w:t>stays, with a message</w:t>
            </w:r>
          </w:p>
        </w:tc>
        <w:tc>
          <w:tcPr>
            <w:tcW w:type="dxa" w:w="1234"/>
          </w:tcPr>
          <w:p>
            <w:r>
              <w:t>nothing directly</w:t>
            </w:r>
          </w:p>
        </w:tc>
        <w:tc>
          <w:tcPr>
            <w:tcW w:type="dxa" w:w="1234"/>
          </w:tcPr>
          <w:p>
            <w:r>
              <w:t>no</w:t>
            </w:r>
          </w:p>
        </w:tc>
        <w:tc>
          <w:tcPr>
            <w:tcW w:type="dxa" w:w="1234"/>
          </w:tcPr>
          <w:p>
            <w:r>
              <w:t>never</w:t>
            </w:r>
          </w:p>
        </w:tc>
      </w:tr>
    </w:tbl>
    <w:p/>
    <w:p>
      <w:r>
        <w:rPr>
          <w:b/>
        </w:rPr>
        <w:t>The link only works in the browser that asked for it.</w:t>
      </w:r>
      <w:r>
        <w:t xml:space="preserve"> The reset flow is PKCE,</w:t>
      </w:r>
    </w:p>
    <w:p>
      <w:r>
        <w:t>so a link forwarded to another device fails. The request screen's own copy says</w:t>
      </w:r>
    </w:p>
    <w:p>
      <w:r>
        <w:t xml:space="preserve">so. </w:t>
      </w:r>
      <w:r>
        <w:rPr>
          <w:b/>
        </w:rPr>
        <w:t>An invite link is different and does forward</w:t>
      </w:r>
      <w:r>
        <w:t>, because it is verified</w:t>
      </w:r>
    </w:p>
    <w:p>
      <w:r>
        <w:t>server side.</w:t>
      </w:r>
    </w:p>
    <w:p>
      <w:pPr>
        <w:pStyle w:val="Heading3"/>
      </w:pPr>
      <w:r>
        <w:t>7. Offline and sync</w:t>
      </w:r>
    </w:p>
    <w:p>
      <w:r>
        <w:t>Needs a connection.</w:t>
      </w:r>
    </w:p>
    <w:p>
      <w:pPr>
        <w:pStyle w:val="Heading3"/>
      </w:pPr>
      <w:r>
        <w:t>8. Notifications</w:t>
      </w:r>
    </w:p>
    <w:p>
      <w:r>
        <w:t>An email carries the link. **Whether that email is actually delivered depends on</w:t>
      </w:r>
    </w:p>
    <w:p>
      <w:r>
        <w:t>an email provider, and none is configured**, so in this deployment the link is</w:t>
      </w:r>
    </w:p>
    <w:p>
      <w:r>
        <w:t>usually shown on screen rather than sent.</w:t>
      </w:r>
    </w:p>
    <w:p>
      <w:pPr>
        <w:pStyle w:val="Heading3"/>
      </w:pPr>
      <w:r>
        <w:t>9. Permissions</w:t>
      </w:r>
    </w:p>
    <w:p>
      <w:r>
        <w:t>None.</w:t>
      </w:r>
    </w:p>
    <w:p>
      <w:pPr>
        <w:pStyle w:val="Heading3"/>
      </w:pPr>
      <w:r>
        <w:t>10. States</w:t>
      </w:r>
    </w:p>
    <w:p>
      <w:r>
        <w:t xml:space="preserve">Loading, sent, </w:t>
      </w:r>
      <w:r>
        <w:rPr>
          <w:b/>
        </w:rPr>
        <w:t>expired link</w:t>
      </w:r>
      <w:r>
        <w:t xml:space="preserve">, </w:t>
      </w:r>
      <w:r>
        <w:rPr>
          <w:b/>
        </w:rPr>
        <w:t>already used link</w:t>
      </w:r>
      <w:r>
        <w:t xml:space="preserve">, </w:t>
      </w:r>
      <w:r>
        <w:rPr>
          <w:b/>
        </w:rPr>
        <w:t>forged token</w:t>
      </w:r>
      <w:r>
        <w:t>.</w:t>
      </w:r>
    </w:p>
    <w:p>
      <w:r>
        <w:rPr>
          <w:b/>
        </w:rPr>
        <w:t>The last three are deliberately indistinguishable.</w:t>
      </w:r>
      <w:r>
        <w:t xml:space="preserve"> Telling an anonymous</w:t>
      </w:r>
    </w:p>
    <w:p>
      <w:r>
        <w:t>caller which of the three they hit turns the screen into an oracle for guessing</w:t>
      </w:r>
    </w:p>
    <w:p>
      <w:r>
        <w:t>tokens.</w:t>
      </w:r>
    </w:p>
    <w:p>
      <w:pPr>
        <w:pStyle w:val="Heading3"/>
      </w:pPr>
      <w:r>
        <w:t>11. Accessibility and device</w:t>
      </w:r>
    </w:p>
    <w:p>
      <w:r>
        <w:t xml:space="preserve">Translated for a web app per Stage A0. </w:t>
      </w:r>
      <w:r>
        <w:rPr>
          <w:b/>
        </w:rPr>
        <w:t>UNVERIFIED:</w:t>
      </w:r>
      <w:r>
        <w:t xml:space="preserve"> text scaling, screen</w:t>
      </w:r>
    </w:p>
    <w:p>
      <w:r>
        <w:t>reader labels, browser support policy.</w:t>
      </w:r>
    </w:p>
    <w:p>
      <w:pPr>
        <w:pStyle w:val="Heading3"/>
      </w:pPr>
      <w:r>
        <w:t>12. Open issues</w:t>
      </w:r>
    </w:p>
    <w:p>
      <w:pPr>
        <w:pStyle w:val="ListBullet"/>
      </w:pPr>
      <w:r>
        <w:rPr>
          <w:b/>
        </w:rPr>
        <w:t>UNVERIFIED:</w:t>
      </w:r>
      <w:r>
        <w:t xml:space="preserve"> whether an athlete without a working email address has any</w:t>
      </w:r>
    </w:p>
    <w:p>
      <w:r>
        <w:t xml:space="preserve">  recovery path at all. This is a real risk for academy players.</w:t>
      </w:r>
    </w:p>
    <w:p>
      <w:r>
        <w:br w:type="page"/>
      </w:r>
    </w:p>
    <w:p>
      <w:pPr>
        <w:pStyle w:val="Heading1"/>
      </w:pPr>
      <w:r>
        <w:t>Appendix A. Open questions and decisions: the workbook</w:t>
      </w:r>
    </w:p>
    <w:p>
      <w:pPr>
        <w:pStyle w:val="Heading2"/>
      </w:pPr>
      <w:r>
        <w:t>Open questions and decisions: the workbook</w:t>
      </w:r>
    </w:p>
    <w:p>
      <w:r>
        <w:t xml:space="preserve">Generated 7 September 2026. </w:t>
      </w:r>
      <w:r>
        <w:rPr>
          <w:b/>
        </w:rPr>
        <w:t>This is the part of the specification you fill in.</w:t>
      </w:r>
    </w:p>
    <w:p>
      <w:r>
        <w:t>Everything the specification could not establish is here, one numbered entry at a</w:t>
      </w:r>
    </w:p>
    <w:p>
      <w:r>
        <w:t>time, with a box to write the answer in. Nothing in this file is a guess dressed</w:t>
      </w:r>
    </w:p>
    <w:p>
      <w:r>
        <w:t>up as a fact: where something could not be traced it says where the search</w:t>
      </w:r>
    </w:p>
    <w:p>
      <w:r>
        <w:t>looked, so you can tell the difference between "not built" and "not found".</w:t>
      </w:r>
    </w:p>
    <w:p>
      <w:r>
        <w:rPr>
          <w:b/>
        </w:rPr>
        <w:t>How to use it.</w:t>
      </w:r>
    </w:p>
    <w:p>
      <w:pPr>
        <w:pStyle w:val="ListBullet"/>
      </w:pPr>
      <w:r>
        <w:rPr>
          <w:b/>
        </w:rPr>
        <w:t>Answer in the boxes.</w:t>
      </w:r>
      <w:r>
        <w:t xml:space="preserve"> Each one is a real Word table cell, so you can type or</w:t>
      </w:r>
    </w:p>
    <w:p>
      <w:r>
        <w:t xml:space="preserve">  handwrite into it depending on how you are reading this.</w:t>
      </w:r>
    </w:p>
    <w:p>
      <w:pPr>
        <w:pStyle w:val="ListBullet"/>
      </w:pPr>
      <w:r>
        <w:rPr>
          <w:b/>
        </w:rPr>
        <w:t>Anything you answer here changes the specification</w:t>
      </w:r>
      <w:r>
        <w:t>, not just this file.</w:t>
      </w:r>
    </w:p>
    <w:p>
      <w:r>
        <w:t xml:space="preserve">  Hand it back and the screen specification, the metrics registry or the</w:t>
      </w:r>
    </w:p>
    <w:p>
      <w:r>
        <w:t xml:space="preserve">  visibility document gets updated to match, in the same commit.</w:t>
      </w:r>
    </w:p>
    <w:p>
      <w:pPr>
        <w:pStyle w:val="ListBullet"/>
      </w:pPr>
      <w:r>
        <w:rPr>
          <w:b/>
        </w:rPr>
        <w:t>You do not have to answer all of them.</w:t>
      </w:r>
      <w:r>
        <w:t xml:space="preserve"> They are ordered so that the ones</w:t>
      </w:r>
    </w:p>
    <w:p>
      <w:r>
        <w:t xml:space="preserve">  that affect a real person come first.</w:t>
      </w:r>
    </w:p>
    <w:p>
      <w:r>
        <w:rPr>
          <w:b/>
        </w:rPr>
        <w:t>Three labels, and they mean different things.</w:t>
      </w:r>
    </w:p>
    <w:tbl>
      <w:tblPr>
        <w:tblStyle w:val="LightGrid-Accent1"/>
        <w:tblW w:type="auto" w:w="0"/>
        <w:tblLook w:firstColumn="1" w:firstRow="1" w:lastColumn="0" w:lastRow="0" w:noHBand="0" w:noVBand="1" w:val="04A0"/>
      </w:tblPr>
      <w:tblGrid>
        <w:gridCol w:w="4320"/>
        <w:gridCol w:w="4320"/>
      </w:tblGrid>
      <w:tr>
        <w:tc>
          <w:tcPr>
            <w:tcW w:type="dxa" w:w="4320"/>
          </w:tcPr>
          <w:p>
            <w:r>
              <w:rPr>
                <w:b/>
              </w:rPr>
              <w:t>Label</w:t>
            </w:r>
          </w:p>
        </w:tc>
        <w:tc>
          <w:tcPr>
            <w:tcW w:type="dxa" w:w="4320"/>
          </w:tcPr>
          <w:p>
            <w:r>
              <w:rPr>
                <w:b/>
              </w:rPr>
              <w:t>Meaning</w:t>
            </w:r>
          </w:p>
        </w:tc>
      </w:tr>
      <w:tr>
        <w:tc>
          <w:tcPr>
            <w:tcW w:type="dxa" w:w="4320"/>
          </w:tcPr>
          <w:p>
            <w:r>
              <w:rPr>
                <w:b/>
              </w:rPr>
              <w:t>DECISION</w:t>
            </w:r>
          </w:p>
        </w:tc>
        <w:tc>
          <w:tcPr>
            <w:tcW w:type="dxa" w:w="4320"/>
          </w:tcPr>
          <w:p>
            <w:r>
              <w:t>Something with more than one defensible answer. It needs your call, not more research.</w:t>
            </w:r>
          </w:p>
        </w:tc>
      </w:tr>
      <w:tr>
        <w:tc>
          <w:tcPr>
            <w:tcW w:type="dxa" w:w="4320"/>
          </w:tcPr>
          <w:p>
            <w:r>
              <w:rPr>
                <w:b/>
              </w:rPr>
              <w:t>UNVERIFIED</w:t>
            </w:r>
          </w:p>
        </w:tc>
        <w:tc>
          <w:tcPr>
            <w:tcW w:type="dxa" w:w="4320"/>
          </w:tcPr>
          <w:p>
            <w:r>
              <w:t>Something factual I could not trace. It has a right answer and I did not find it.</w:t>
            </w:r>
          </w:p>
        </w:tc>
      </w:tr>
      <w:tr>
        <w:tc>
          <w:tcPr>
            <w:tcW w:type="dxa" w:w="4320"/>
          </w:tcPr>
          <w:p>
            <w:r>
              <w:rPr>
                <w:b/>
              </w:rPr>
              <w:t>NOT BUILT</w:t>
            </w:r>
          </w:p>
        </w:tc>
        <w:tc>
          <w:tcPr>
            <w:tcW w:type="dxa" w:w="4320"/>
          </w:tcPr>
          <w:p>
            <w:r>
              <w:t>Something specified that no code implements. It needs building, not deciding.</w:t>
            </w:r>
          </w:p>
        </w:tc>
      </w:tr>
    </w:tbl>
    <w:p/>
    <w:p>
      <w:pPr>
        <w:pStyle w:val="Heading2"/>
      </w:pPr>
      <w:r>
        <w:t>Part 1. The decisions</w:t>
      </w:r>
    </w:p>
    <w:p>
      <w:del w:id="9001" w:author="Claude" w:date="2026-09-08T00:00:00Z">
        <w:r>
          <w:delText>Fourteen. Two of the original entries turned out to be answerable and were</w:delText>
        </w:r>
      </w:del>
    </w:p>
    <w:p>
      <w:del w:id="9002" w:author="Claude" w:date="2026-09-08T00:00:00Z">
        <w:r>
          <w:delText xml:space="preserve">answered; they are recorded in </w:delText>
        </w:r>
        <w:r>
          <w:rPr>
            <w:rFonts w:ascii="Consolas" w:hAnsi="Consolas"/>
            <w:color w:val="333333"/>
            <w:sz w:val="18"/>
          </w:rPr>
          <w:delText>decisions-required.md</w:delText>
        </w:r>
        <w:r>
          <w:delText xml:space="preserve"> rather than repeated here.</w:delText>
        </w:r>
      </w:del>
    </w:p>
    <w:p>
      <w:ins w:id="9003" w:author="Claude" w:date="2026-09-08T00:00:00Z">
        <w:r>
          <w:t xml:space="preserve">Correction, Claude, 8 September 2026: this said "Fourteen" but only seven entries followed. Appendix F (Stage A2) holds fourteen numbered DECISIONs in total. Two of those, DECISION 8 and DECISION 10, were originally open and were answered on tracing, which is what this sentence meant. Five more of the fourteen never made it into this fillable workbook at all: DECISION 5 (already settled, recorded for context only), DECISION 6, DECISION 7 (resolved elsewhere, see Appendix D), DECISION 9 and DECISION 14 (informational, no action needed). Of those, DECISION 6 and DECISION 9 are genuine open items with nowhere to be answered, so I have added them below as Q-28 and Q-29. I have also added Q-30, a decision this workbook never asked at all: when to stand up push and email delivery, since nothing in this product currently sends anything, including the password reset email.</w:t>
        </w:r>
      </w:ins>
    </w:p>
    <w:p>
      <w:pPr>
        <w:pStyle w:val="Heading4"/>
      </w:pPr>
      <w:r>
        <w:t>Q-01. Should an athlete be able to see their own availability and injury status in the app? DECISION, and the most important one here</w:t>
      </w:r>
    </w:p>
    <w:p>
      <w:r>
        <w:rPr>
          <w:b/>
        </w:rPr>
        <w:t>The question.</w:t>
      </w:r>
      <w:r>
        <w:t xml:space="preserve"> The database already permits it. An athlete can read their own injuries, their own availability and restrictions, and their own diagnosis, mechanism, severity, imaging, referral and treatment plan. Only the physio's private clinical notes are withheld. </w:t>
      </w:r>
      <w:r>
        <w:rPr>
          <w:b/>
        </w:rPr>
        <w:t>No athlete screen reads any of it.</w:t>
      </w:r>
    </w:p>
    <w:p>
      <w:r>
        <w:rPr>
          <w:b/>
        </w:rPr>
        <w:t>Why it matters.</w:t>
      </w:r>
      <w:r>
        <w:t xml:space="preserve"> A player who is made unavailable currently finds out from a person, or by noticing they have disappeared from the leaderboards without explanation. This is the single largest gap in the athlete app, and it is a screen rather than a permission: the access was deliberately built and nothing asks for it.</w:t>
      </w:r>
    </w:p>
    <w:p>
      <w:r>
        <w:rPr>
          <w:b/>
        </w:rPr>
        <w:t>Where I looked.</w:t>
      </w:r>
      <w:r>
        <w:t xml:space="preserve"> All fifteen athlete pages under </w:t>
      </w:r>
      <w:r>
        <w:rPr>
          <w:rFonts w:ascii="Consolas" w:hAnsi="Consolas"/>
          <w:color w:val="333333"/>
          <w:sz w:val="18"/>
        </w:rPr>
        <w:t>src/app/(athlete)/</w:t>
      </w:r>
      <w:r>
        <w:t xml:space="preserve">, </w:t>
      </w:r>
      <w:r>
        <w:rPr>
          <w:rFonts w:ascii="Consolas" w:hAnsi="Consolas"/>
          <w:color w:val="333333"/>
          <w:sz w:val="18"/>
        </w:rPr>
        <w:t>injuries_self_select</w:t>
      </w:r>
      <w:r>
        <w:t xml:space="preserve"> and </w:t>
      </w:r>
      <w:r>
        <w:rPr>
          <w:rFonts w:ascii="Consolas" w:hAnsi="Consolas"/>
          <w:color w:val="333333"/>
          <w:sz w:val="18"/>
        </w:rPr>
        <w:t>availability_self_select</w:t>
      </w:r>
      <w:r>
        <w:t xml:space="preserve"> in </w:t>
      </w:r>
      <w:r>
        <w:rPr>
          <w:rFonts w:ascii="Consolas" w:hAnsi="Consolas"/>
          <w:color w:val="333333"/>
          <w:sz w:val="18"/>
        </w:rPr>
        <w:t>supabase/migrations/0012_rls_policies.sql:656</w:t>
      </w:r>
      <w:r>
        <w:t xml:space="preserve"> and </w:t>
      </w:r>
      <w:r>
        <w:rPr>
          <w:rFonts w:ascii="Consolas" w:hAnsi="Consolas"/>
          <w:color w:val="333333"/>
          <w:sz w:val="18"/>
        </w:rPr>
        <w:t>:725</w:t>
      </w:r>
      <w:r>
        <w:t xml:space="preserve">, and </w:t>
      </w:r>
      <w:r>
        <w:rPr>
          <w:rFonts w:ascii="Consolas" w:hAnsi="Consolas"/>
          <w:color w:val="333333"/>
          <w:sz w:val="18"/>
        </w:rPr>
        <w:t>injury_clinical_athlete_view</w:t>
      </w:r>
      <w:r>
        <w:t xml:space="preserve"> in </w:t>
      </w:r>
      <w:r>
        <w:rPr>
          <w:rFonts w:ascii="Consolas" w:hAnsi="Consolas"/>
          <w:color w:val="333333"/>
          <w:sz w:val="18"/>
        </w:rPr>
        <w:t>0010_helper_functions_and_triggers.sql</w:t>
      </w:r>
      <w:r>
        <w:t>.</w:t>
      </w:r>
    </w:p>
    <w:p>
      <w:r>
        <w:rPr>
          <w:b/>
        </w:rPr>
        <w:t>What would settle it.</w:t>
      </w:r>
      <w:r>
        <w:t xml:space="preserve"> Say which of these you want, and on which screen: availability status only; status plus restrictions; the full clinical detail the database already allows; or none of it, with a reason to record. If you want it, Today and My data are the two candidates.</w:t>
      </w:r>
    </w:p>
    <w:tbl>
      <w:tblPr>
        <w:tblStyle w:val="LightGrid-Accent1"/>
        <w:tblW w:type="auto" w:w="0"/>
        <w:tblLook w:firstColumn="1" w:firstRow="1" w:lastColumn="0" w:lastRow="0" w:noHBand="0" w:noVBand="1" w:val="04A0"/>
      </w:tblPr>
      <w:tblGrid>
        <w:gridCol w:w="8640"/>
      </w:tblGrid>
      <w:tr>
        <w:tc>
          <w:tcPr>
            <w:tcW w:type="dxa" w:w="8640"/>
          </w:tcPr>
          <w:p>
            <w:r>
              <w:rPr>
                <w:b/>
              </w:rPr>
              <w:t>Your answer</w:t>
            </w:r>
          </w:p>
        </w:tc>
      </w:tr>
      <w:tr>
        <w:tc>
          <w:tcPr>
            <w:tcW w:type="dxa" w:w="8640"/>
          </w:tcPr>
          <w:p>
            <w:ins w:id="9101" w:author="Claude" w:date="2026-09-08T00:00:00Z">
              <w:r>
                <w:t>Claude's recommendation, pending your confirmation: status plus restrictions on Today, as a card that only appears when relevant, since that is where a player would otherwise hear it from a person instead. Keep the full clinical detail (diagnosis, mechanism, imaging, referral, treatment plan) on My data rather than Today, one tap further away, so Today stays a quick daily screen and My data stays the place you go to look closely. The database already allows all of it; this only decides what a screen shows and where.</w:t>
              </w:r>
            </w:ins>
            <w:ins w:id="9109" w:author="Claude" w:date="2026-09-08T00:40:00Z">
              <w:r>
                <w:rPr>
                  <w:b/>
                </w:rPr>
                <w:t xml:space="preserve"> Confirmed by Isabella, 8 September 2026.</w:t>
              </w:r>
            </w:ins>
          </w:p>
        </w:tc>
      </w:tr>
      <w:tr>
        <w:tc>
          <w:tcPr>
            <w:tcW w:type="dxa" w:w="8640"/>
          </w:tcPr>
          <w:p/>
        </w:tc>
      </w:tr>
      <w:tr>
        <w:tc>
          <w:tcPr>
            <w:tcW w:type="dxa" w:w="8640"/>
          </w:tcPr>
          <w:p/>
        </w:tc>
      </w:tr>
    </w:tbl>
    <w:p/>
    <w:p>
      <w:pPr>
        <w:pStyle w:val="Heading4"/>
      </w:pPr>
      <w:r>
        <w:t>Q-02. Should an athlete be able to delete their own account? DECISION and NOT BUILT</w:t>
      </w:r>
    </w:p>
    <w:p>
      <w:r>
        <w:rPr>
          <w:b/>
        </w:rPr>
        <w:t>The question.</w:t>
      </w:r>
      <w:r>
        <w:t xml:space="preserve"> There is no way for an athlete to delete their own account in either surface. Erasure exists only as an audited staff process.</w:t>
      </w:r>
    </w:p>
    <w:p>
      <w:r>
        <w:rPr>
          <w:b/>
        </w:rPr>
        <w:t>Why it matters.</w:t>
      </w:r>
      <w:r>
        <w:t xml:space="preserve"> Apple guideline 5.1.1(v) requires in app account deletion for any app with account creation, so this is a hard blocker for a native app. It is also a reasonable expectation for a web one. </w:t>
      </w:r>
      <w:r>
        <w:rPr>
          <w:b/>
        </w:rPr>
        <w:t>The hard part is not the button.</w:t>
      </w:r>
      <w:r>
        <w:t xml:space="preserve"> An athlete's injury record is club held data the club may lawfully keep under article 17(3), so 'delete my account' cannot mean 'delete my data', and the screen has to say so honestly without sounding like a refusal.</w:t>
      </w:r>
    </w:p>
    <w:p>
      <w:r>
        <w:rPr>
          <w:b/>
        </w:rPr>
        <w:t>Where I looked.</w:t>
      </w:r>
      <w:r>
        <w:t xml:space="preserve"> </w:t>
      </w:r>
      <w:r>
        <w:rPr>
          <w:rFonts w:ascii="Consolas" w:hAnsi="Consolas"/>
          <w:color w:val="333333"/>
          <w:sz w:val="18"/>
        </w:rPr>
        <w:t>src/lib/retention/</w:t>
      </w:r>
      <w:r>
        <w:t xml:space="preserve">, </w:t>
      </w:r>
      <w:r>
        <w:rPr>
          <w:rFonts w:ascii="Consolas" w:hAnsi="Consolas"/>
          <w:color w:val="333333"/>
          <w:sz w:val="18"/>
        </w:rPr>
        <w:t>docs/09-security-and-compliance.md</w:t>
      </w:r>
      <w:r>
        <w:t xml:space="preserve"> section 5 and its article 17 table, and every screen under </w:t>
      </w:r>
      <w:r>
        <w:rPr>
          <w:rFonts w:ascii="Consolas" w:hAnsi="Consolas"/>
          <w:color w:val="333333"/>
          <w:sz w:val="18"/>
        </w:rPr>
        <w:t>src/app/(athlete)/</w:t>
      </w:r>
      <w:r>
        <w:t>.</w:t>
      </w:r>
    </w:p>
    <w:p>
      <w:r>
        <w:rPr>
          <w:b/>
        </w:rPr>
        <w:t>What would settle it.</w:t>
      </w:r>
      <w:r>
        <w:t xml:space="preserve"> Confirm the specification should require it. Then decide the sentence: what an athlete is told about the records that survive. That sentence is the actual work and it is yours, not mine.</w:t>
      </w:r>
    </w:p>
    <w:tbl>
      <w:tblPr>
        <w:tblStyle w:val="LightGrid-Accent1"/>
        <w:tblW w:type="auto" w:w="0"/>
        <w:tblLook w:firstColumn="1" w:firstRow="1" w:lastColumn="0" w:lastRow="0" w:noHBand="0" w:noVBand="1" w:val="04A0"/>
      </w:tblPr>
      <w:tblGrid>
        <w:gridCol w:w="8640"/>
      </w:tblGrid>
      <w:tr>
        <w:tc>
          <w:tcPr>
            <w:tcW w:type="dxa" w:w="8640"/>
          </w:tcPr>
          <w:p>
            <w:r>
              <w:rPr>
                <w:b/>
              </w:rPr>
              <w:t>Your answer</w:t>
            </w:r>
          </w:p>
        </w:tc>
      </w:tr>
      <w:tr>
        <w:tc>
          <w:tcPr>
            <w:tcW w:type="dxa" w:w="8640"/>
          </w:tcPr>
          <w:p>
            <w:ins w:id="9102" w:author="Claude" w:date="2026-09-08T00:00:00Z">
              <w:r>
                <w:t>Claude's recommendation, pending your confirmation: yes, require it, but note the flag on DECISION 3 above first, since this was Claude Code's recommendation and not yet your confirmed decision. The button should route to the same audited staff erasure process that already exists, not delete anything itself, and the screen should say plainly that wellness and gym history can be erased on request but injury records generally cannot, under article 17(3).</w:t>
              </w:r>
            </w:ins>
          </w:p>
        </w:tc>
      </w:tr>
      <w:tr>
        <w:tc>
          <w:tcPr>
            <w:tcW w:type="dxa" w:w="8640"/>
          </w:tcPr>
          <w:p>
            <w:ins w:id="9108" w:author="Claude" w:date="2026-09-08T00:20:00Z">
              <w:r>
                <w:rPr>
                  <w:b/>
                </w:rPr>
                <w:t>Decided by Isabella, 8 September 2026: no.</w:t>
              </w:r>
              <w:r>
                <w:t xml:space="preserve"> Players cannot delete their own account, and cannot create one either: accounts are staff-created via invite, which the specification already documents. A player can change their own password and use the email-linked reset flow, and nothing else affecting the account itself. Erasure stays an audited staff process only, which already satisfies the UK GDPR article 17 right to erasure without needing a self-service button.</w:t>
              </w:r>
            </w:ins>
            <w:ins w:id="9111" w:author="Claude" w:date="2026-09-08T00:55:00Z">
              <w:r>
                <w:rPr>
                  <w:b/>
                </w:rPr>
                <w:t xml:space="preserve"> Re-confirmed by Isabella, 8 September 2026, knowing the App Store risk.</w:t>
              </w:r>
              <w:r>
                <w:t xml:space="preserve"> Native iOS is now committed to, which raises Apple guideline 5.1.1(v): apps have been rejected over missing in-app deletion even where the account was created by someone other than the user. Isabella has weighed this against building a deletion flow for a product rule she does not want, and is accepting the rejection risk rather than reversing the no-deletion decision. Worth a line in the App Store submission notes explaining accounts are club-provisioned and erasure runs through an audited staff process, in case a reviewer raises it.</w:t>
              </w:r>
            </w:ins>
            <w:ins w:id="9116" w:author="Claude" w:date="2026-09-08T02:00:00Z">
              <w:r>
                <w:rPr>
                  <w:b/>
                </w:rPr>
                <w:t xml:space="preserve"> Correction, 8 September 2026: this risk is dormant, not active.</w:t>
              </w:r>
              <w:r>
                <w:t xml:space="preserve"> The native iOS commitment that raised this Apple guideline 5.1.1(v) concern has been reversed; see Q-24. No app is being submitted to the App Store, so there is no active rejection risk right now. The reasoning above stays on record for whenever native work actually starts, since the same conflict will exist then.</w:t>
              </w:r>
            </w:ins>
          </w:p>
        </w:tc>
      </w:tr>
      <w:tr>
        <w:tc>
          <w:tcPr>
            <w:tcW w:type="dxa" w:w="8640"/>
          </w:tcPr>
          <w:p/>
        </w:tc>
      </w:tr>
    </w:tbl>
    <w:p/>
    <w:p>
      <w:pPr>
        <w:pStyle w:val="Heading4"/>
      </w:pPr>
      <w:r>
        <w:t>Q-03. Should the Apple Health toggle stay on screen while there is nothing behind it? DECISION</w:t>
      </w:r>
    </w:p>
    <w:p>
      <w:r>
        <w:rPr>
          <w:b/>
        </w:rPr>
        <w:t>The question.</w:t>
      </w:r>
      <w:r>
        <w:t xml:space="preserve"> An athlete on a Premium club can turn on Apple Health. It writes a consent row and nothing reads it. There is no HealthKit integration: no native code anywhere, and no table holds device sourced sleep, resting heart rate or HRV.</w:t>
      </w:r>
    </w:p>
    <w:p>
      <w:r>
        <w:rPr>
          <w:b/>
        </w:rPr>
        <w:t>Why it matters.</w:t>
      </w:r>
      <w:r>
        <w:t xml:space="preserve"> The athlete grants a permission for a feature that does not exist. It is also a rejection risk for a native app: requesting a HealthKit permission for data the app never reads falls under guideline 5.1.1.</w:t>
      </w:r>
    </w:p>
    <w:p>
      <w:r>
        <w:rPr>
          <w:b/>
        </w:rPr>
        <w:t>Where I looked.</w:t>
      </w:r>
      <w:r>
        <w:t xml:space="preserve"> </w:t>
      </w:r>
      <w:r>
        <w:rPr>
          <w:rFonts w:ascii="Consolas" w:hAnsi="Consolas"/>
          <w:color w:val="333333"/>
          <w:sz w:val="18"/>
        </w:rPr>
        <w:t>src/components/HealthkitConsentToggle/HealthkitConsentToggle.tsx</w:t>
      </w:r>
      <w:r>
        <w:t xml:space="preserve">, </w:t>
      </w:r>
      <w:r>
        <w:rPr>
          <w:rFonts w:ascii="Consolas" w:hAnsi="Consolas"/>
          <w:color w:val="333333"/>
          <w:sz w:val="18"/>
        </w:rPr>
        <w:t>src/app/(athlete)/me/page.tsx:240</w:t>
      </w:r>
      <w:r>
        <w:t xml:space="preserve">, </w:t>
      </w:r>
      <w:r>
        <w:rPr>
          <w:rFonts w:ascii="Consolas" w:hAnsi="Consolas"/>
          <w:color w:val="333333"/>
          <w:sz w:val="18"/>
        </w:rPr>
        <w:t>src/lib/queries/healthkit.ts</w:t>
      </w:r>
      <w:r>
        <w:t>, and every table in the schema.</w:t>
      </w:r>
    </w:p>
    <w:p>
      <w:r>
        <w:rPr>
          <w:b/>
        </w:rPr>
        <w:t>What would settle it.</w:t>
      </w:r>
      <w:r>
        <w:t xml:space="preserve"> Choose: hide it until ingestion exists; keep it and label it plainly as not yet active; or leave it as is. Leaving it as is is the current behaviour and the one that misleads.</w:t>
      </w:r>
    </w:p>
    <w:tbl>
      <w:tblPr>
        <w:tblStyle w:val="LightGrid-Accent1"/>
        <w:tblW w:type="auto" w:w="0"/>
        <w:tblLook w:firstColumn="1" w:firstRow="1" w:lastColumn="0" w:lastRow="0" w:noHBand="0" w:noVBand="1" w:val="04A0"/>
      </w:tblPr>
      <w:tblGrid>
        <w:gridCol w:w="8640"/>
      </w:tblGrid>
      <w:tr>
        <w:tc>
          <w:tcPr>
            <w:tcW w:type="dxa" w:w="8640"/>
          </w:tcPr>
          <w:p>
            <w:r>
              <w:rPr>
                <w:b/>
              </w:rPr>
              <w:t>Your answer</w:t>
            </w:r>
          </w:p>
        </w:tc>
      </w:tr>
      <w:tr>
        <w:tc>
          <w:tcPr>
            <w:tcW w:type="dxa" w:w="8640"/>
          </w:tcPr>
          <w:p>
            <w:ins w:id="9103" w:author="Claude" w:date="2026-09-08T00:00:00Z">
              <w:r>
                <w:t>Claude's recommendation, pending your confirmation: hide it until ingestion exists. There is no native app to read HealthKit from at all today, so the toggle cannot mislead an athlete more cheaply than by removing it. Bring it back the day a native build actually reads something.</w:t>
              </w:r>
            </w:ins>
            <w:ins w:id="9110" w:author="Claude" w:date="2026-09-08T00:42:00Z">
              <w:r>
                <w:rPr>
                  <w:b/>
                </w:rPr>
                <w:t xml:space="preserve"> Confirmed by Isabella, 8 September 2026, no preference, going with the recommendation.</w:t>
              </w:r>
            </w:ins>
          </w:p>
        </w:tc>
      </w:tr>
      <w:tr>
        <w:tc>
          <w:tcPr>
            <w:tcW w:type="dxa" w:w="8640"/>
          </w:tcPr>
          <w:p/>
        </w:tc>
      </w:tr>
      <w:tr>
        <w:tc>
          <w:tcPr>
            <w:tcW w:type="dxa" w:w="8640"/>
          </w:tcPr>
          <w:p/>
        </w:tc>
      </w:tr>
    </w:tbl>
    <w:p/>
    <w:p>
      <w:pPr>
        <w:pStyle w:val="Heading4"/>
      </w:pPr>
      <w:r>
        <w:t>Q-04. Should nutrition guidance stay behind a tab called Gym? DECISION</w:t>
      </w:r>
    </w:p>
    <w:p>
      <w:r>
        <w:rPr>
          <w:b/>
        </w:rPr>
        <w:t>The question.</w:t>
      </w:r>
      <w:r>
        <w:t xml:space="preserve"> </w:t>
      </w:r>
      <w:r>
        <w:rPr>
          <w:rFonts w:ascii="Consolas" w:hAnsi="Consolas"/>
          <w:color w:val="333333"/>
          <w:sz w:val="18"/>
        </w:rPr>
        <w:t>/programme/nutrition</w:t>
      </w:r>
      <w:r>
        <w:t xml:space="preserve"> is reached from </w:t>
      </w:r>
      <w:r>
        <w:rPr>
          <w:rFonts w:ascii="Consolas" w:hAnsi="Consolas"/>
          <w:color w:val="333333"/>
          <w:sz w:val="18"/>
        </w:rPr>
        <w:t>/programme</w:t>
      </w:r>
      <w:r>
        <w:t xml:space="preserve">, and the tab bar labels that tab </w:t>
      </w:r>
      <w:r>
        <w:rPr>
          <w:b/>
        </w:rPr>
        <w:t>Gym</w:t>
      </w:r>
      <w:r>
        <w:t>. A player looking for what to eat has to know it lives behind Gym.</w:t>
      </w:r>
    </w:p>
    <w:p>
      <w:r>
        <w:rPr>
          <w:b/>
        </w:rPr>
        <w:t>Why it matters.</w:t>
      </w:r>
      <w:r>
        <w:t xml:space="preserve"> It is a findability problem rather than a bug. Nutrition guidance is one of the few things the app offers a player who is not currently training.</w:t>
      </w:r>
    </w:p>
    <w:p>
      <w:r>
        <w:rPr>
          <w:b/>
        </w:rPr>
        <w:t>Where I looked.</w:t>
      </w:r>
      <w:r>
        <w:t xml:space="preserve"> </w:t>
      </w:r>
      <w:r>
        <w:rPr>
          <w:rFonts w:ascii="Consolas" w:hAnsi="Consolas"/>
          <w:color w:val="333333"/>
          <w:sz w:val="18"/>
        </w:rPr>
        <w:t>src/components/AthleteTabBar/AthleteTabBar.tsx</w:t>
      </w:r>
      <w:r>
        <w:t xml:space="preserve">, </w:t>
      </w:r>
      <w:r>
        <w:rPr>
          <w:rFonts w:ascii="Consolas" w:hAnsi="Consolas"/>
          <w:color w:val="333333"/>
          <w:sz w:val="18"/>
        </w:rPr>
        <w:t>src/app/(athlete)/programme/</w:t>
      </w:r>
      <w:r>
        <w:t>.</w:t>
      </w:r>
    </w:p>
    <w:p>
      <w:r>
        <w:rPr>
          <w:b/>
        </w:rPr>
        <w:t>What would settle it.</w:t>
      </w:r>
      <w:r>
        <w:t xml:space="preserve"> Choose: rename the tab to cover both, for example Programme; move nutrition guidance under Me; add a fifth tab; or leave it and rely on the link from Today.</w:t>
      </w:r>
    </w:p>
    <w:tbl>
      <w:tblPr>
        <w:tblStyle w:val="LightGrid-Accent1"/>
        <w:tblW w:type="auto" w:w="0"/>
        <w:tblLook w:firstColumn="1" w:firstRow="1" w:lastColumn="0" w:lastRow="0" w:noHBand="0" w:noVBand="1" w:val="04A0"/>
      </w:tblPr>
      <w:tblGrid>
        <w:gridCol w:w="8640"/>
      </w:tblGrid>
      <w:tr>
        <w:tc>
          <w:tcPr>
            <w:tcW w:type="dxa" w:w="8640"/>
          </w:tcPr>
          <w:p>
            <w:r>
              <w:rPr>
                <w:b/>
              </w:rPr>
              <w:t>Your answer</w:t>
            </w:r>
          </w:p>
        </w:tc>
      </w:tr>
      <w:tr>
        <w:tc>
          <w:tcPr>
            <w:tcW w:type="dxa" w:w="8640"/>
          </w:tcPr>
          <w:p>
            <w:ins w:id="9104" w:author="Claude" w:date="2026-09-08T00:00:00Z">
              <w:r>
                <w:t>Claude's recommendation, pending your confirmation: rename the tab from Gym to Programme. It already contains both the gym programme and the nutrition guidance link, so the name should describe what is actually behind it rather than the larger of the two things.</w:t>
              </w:r>
            </w:ins>
            <w:ins w:id="9112" w:author="Claude" w:date="2026-09-08T01:00:00Z">
              <w:r>
                <w:rPr>
                  <w:b/>
                </w:rPr>
                <w:t xml:space="preserve"> Confirmed by Isabella, 8 September 2026. Tab renamed Gym to Programme.</w:t>
              </w:r>
            </w:ins>
          </w:p>
        </w:tc>
      </w:tr>
      <w:tr>
        <w:tc>
          <w:tcPr>
            <w:tcW w:type="dxa" w:w="8640"/>
          </w:tcPr>
          <w:p/>
        </w:tc>
      </w:tr>
      <w:tr>
        <w:tc>
          <w:tcPr>
            <w:tcW w:type="dxa" w:w="8640"/>
          </w:tcPr>
          <w:p/>
        </w:tc>
      </w:tr>
    </w:tbl>
    <w:p/>
    <w:p>
      <w:pPr>
        <w:pStyle w:val="Heading4"/>
      </w:pPr>
      <w:r>
        <w:t>Q-05. Should an athlete be able to correct their own entry? DECISION</w:t>
      </w:r>
    </w:p>
    <w:p>
      <w:r>
        <w:rPr>
          <w:b/>
        </w:rPr>
        <w:t>The question.</w:t>
      </w:r>
      <w:r>
        <w:t xml:space="preserve"> They cannot. Wellness, training, nutrition and gym entries are immutable once submitted. A correction creates a new revision row, and migration 0058 made </w:t>
      </w:r>
      <w:r>
        <w:rPr>
          <w:rFonts w:ascii="Consolas" w:hAnsi="Consolas"/>
          <w:color w:val="333333"/>
          <w:sz w:val="18"/>
        </w:rPr>
        <w:t>revise_wellness_entry</w:t>
      </w:r>
      <w:r>
        <w:t xml:space="preserve"> and </w:t>
      </w:r>
      <w:r>
        <w:rPr>
          <w:rFonts w:ascii="Consolas" w:hAnsi="Consolas"/>
          <w:color w:val="333333"/>
          <w:sz w:val="18"/>
        </w:rPr>
        <w:t>revise_training_entry</w:t>
      </w:r>
      <w:r>
        <w:t xml:space="preserve"> coach and medical only </w:t>
      </w:r>
      <w:r>
        <w:rPr>
          <w:b/>
        </w:rPr>
        <w:t>at a club's request</w:t>
      </w:r>
      <w:r>
        <w:t>.</w:t>
      </w:r>
    </w:p>
    <w:p>
      <w:r>
        <w:rPr>
          <w:b/>
        </w:rPr>
        <w:t>Why it matters.</w:t>
      </w:r>
      <w:r>
        <w:t xml:space="preserve"> An athlete who fat fingers a 2 instead of a 4 has to ask a coach to fix it. The immutability rule itself is sound and is </w:t>
      </w:r>
      <w:r>
        <w:rPr>
          <w:rFonts w:ascii="Consolas" w:hAnsi="Consolas"/>
          <w:color w:val="333333"/>
          <w:sz w:val="18"/>
        </w:rPr>
        <w:t>CLAUDE.md</w:t>
      </w:r>
      <w:r>
        <w:t xml:space="preserve"> rule 6: performance data that can be silently edited is worthless for trend analysis. The question is only whether the athlete should be able to file the correction themselves, which the revision mechanism already supports.</w:t>
      </w:r>
    </w:p>
    <w:p>
      <w:r>
        <w:rPr>
          <w:b/>
        </w:rPr>
        <w:t>Where I looked.</w:t>
      </w:r>
      <w:r>
        <w:t xml:space="preserve"> Migration 0058, </w:t>
      </w:r>
      <w:r>
        <w:rPr>
          <w:rFonts w:ascii="Consolas" w:hAnsi="Consolas"/>
          <w:color w:val="333333"/>
          <w:sz w:val="18"/>
        </w:rPr>
        <w:t>src/lib/validation/entryCorrection.ts</w:t>
      </w:r>
      <w:r>
        <w:t xml:space="preserve">, </w:t>
      </w:r>
      <w:r>
        <w:rPr>
          <w:rFonts w:ascii="Consolas" w:hAnsi="Consolas"/>
          <w:color w:val="333333"/>
          <w:sz w:val="18"/>
        </w:rPr>
        <w:t>src/app/(athlete)/check-in/page.tsx</w:t>
      </w:r>
      <w:r>
        <w:t xml:space="preserve">, </w:t>
      </w:r>
      <w:r>
        <w:rPr>
          <w:rFonts w:ascii="Consolas" w:hAnsi="Consolas"/>
          <w:color w:val="333333"/>
          <w:sz w:val="18"/>
        </w:rPr>
        <w:t>src/app/(athlete)/rpe/[sessionId]/page.tsx</w:t>
      </w:r>
      <w:r>
        <w:t>.</w:t>
      </w:r>
    </w:p>
    <w:p>
      <w:r>
        <w:rPr>
          <w:b/>
        </w:rPr>
        <w:t>What would settle it.</w:t>
      </w:r>
      <w:r>
        <w:t xml:space="preserve"> Confirm whether the current state is the intended end state, or whether an athlete should be able to submit a correction for staff approval. Note that the club asked for the current restriction, so changing it is a conversation with them.</w:t>
      </w:r>
    </w:p>
    <w:tbl>
      <w:tblPr>
        <w:tblStyle w:val="LightGrid-Accent1"/>
        <w:tblW w:type="auto" w:w="0"/>
        <w:tblLook w:firstColumn="1" w:firstRow="1" w:lastColumn="0" w:lastRow="0" w:noHBand="0" w:noVBand="1" w:val="04A0"/>
      </w:tblPr>
      <w:tblGrid>
        <w:gridCol w:w="8640"/>
      </w:tblGrid>
      <w:tr>
        <w:tc>
          <w:tcPr>
            <w:tcW w:type="dxa" w:w="8640"/>
          </w:tcPr>
          <w:p>
            <w:r>
              <w:rPr>
                <w:b/>
              </w:rPr>
              <w:t>Your answer</w:t>
            </w:r>
          </w:p>
        </w:tc>
      </w:tr>
      <w:tr>
        <w:tc>
          <w:tcPr>
            <w:tcW w:type="dxa" w:w="8640"/>
          </w:tcPr>
          <w:p>
            <w:ins w:id="9105" w:author="Claude" w:date="2026-09-08T00:00:00Z">
              <w:r>
                <w:t>Claude's recommendation, pending your confirmation: leave it as built. The club asked for this restriction, it matches CLAUDE.md rule 6, and immutable entries with a staff-only revision path are the correct shape for data that feeds trend analysis. Revisit only if a specific club asks to change it, and treat that as a conversation with them, not a specification change made alone.</w:t>
              </w:r>
            </w:ins>
            <w:ins w:id="9113" w:author="Claude" w:date="2026-09-08T01:02:00Z">
              <w:r>
                <w:rPr>
                  <w:b/>
                </w:rPr>
                <w:t xml:space="preserve"> Confirmed by Isabella, 8 September 2026.</w:t>
              </w:r>
            </w:ins>
          </w:p>
        </w:tc>
      </w:tr>
      <w:tr>
        <w:tc>
          <w:tcPr>
            <w:tcW w:type="dxa" w:w="8640"/>
          </w:tcPr>
          <w:p/>
        </w:tc>
      </w:tr>
      <w:tr>
        <w:tc>
          <w:tcPr>
            <w:tcW w:type="dxa" w:w="8640"/>
          </w:tcPr>
          <w:p/>
        </w:tc>
      </w:tr>
    </w:tbl>
    <w:p/>
    <w:p>
      <w:pPr>
        <w:pStyle w:val="Heading4"/>
      </w:pPr>
      <w:r>
        <w:t>Q-06. Should the nine athlete routes that lose their destination be fixed? DECISION</w:t>
      </w:r>
    </w:p>
    <w:p>
      <w:r>
        <w:rPr>
          <w:b/>
        </w:rPr>
        <w:t>The question.</w:t>
      </w:r>
      <w:r>
        <w:t xml:space="preserve"> </w:t>
      </w:r>
      <w:r>
        <w:rPr>
          <w:rFonts w:ascii="Consolas" w:hAnsi="Consolas"/>
          <w:color w:val="333333"/>
          <w:sz w:val="18"/>
        </w:rPr>
        <w:t>/today</w:t>
      </w:r>
      <w:r>
        <w:t xml:space="preserve"> and </w:t>
      </w:r>
      <w:r>
        <w:rPr>
          <w:rFonts w:ascii="Consolas" w:hAnsi="Consolas"/>
          <w:color w:val="333333"/>
          <w:sz w:val="18"/>
        </w:rPr>
        <w:t>/check-in</w:t>
      </w:r>
      <w:r>
        <w:t xml:space="preserve"> send a signed out visitor to </w:t>
      </w:r>
      <w:r>
        <w:rPr>
          <w:rFonts w:ascii="Consolas" w:hAnsi="Consolas"/>
          <w:color w:val="333333"/>
          <w:sz w:val="18"/>
        </w:rPr>
        <w:t>/login?next=...</w:t>
      </w:r>
      <w:r>
        <w:t xml:space="preserve">. The other nine athlete routes send them to a bare </w:t>
      </w:r>
      <w:r>
        <w:rPr>
          <w:rFonts w:ascii="Consolas" w:hAnsi="Consolas"/>
          <w:color w:val="333333"/>
          <w:sz w:val="18"/>
        </w:rPr>
        <w:t>/login</w:t>
      </w:r>
      <w:r>
        <w:t>, so they land on the default screen rather than where they were going. Tested, not inferred.</w:t>
      </w:r>
    </w:p>
    <w:p>
      <w:r>
        <w:rPr>
          <w:b/>
        </w:rPr>
        <w:t>Why it matters.</w:t>
      </w:r>
      <w:r>
        <w:t xml:space="preserve"> Every push notification and every shared link to a screen other than Today lands in the wrong place if the app has signed the player out.</w:t>
      </w:r>
    </w:p>
    <w:p>
      <w:r>
        <w:rPr>
          <w:b/>
        </w:rPr>
        <w:t>Where I looked.</w:t>
      </w:r>
      <w:r>
        <w:t xml:space="preserve"> </w:t>
      </w:r>
      <w:r>
        <w:rPr>
          <w:rFonts w:ascii="Consolas" w:hAnsi="Consolas"/>
          <w:color w:val="333333"/>
          <w:sz w:val="18"/>
        </w:rPr>
        <w:t>src/lib/supabase/middleware.ts:19</w:t>
      </w:r>
      <w:r>
        <w:t>, and a Run level test of all eleven routes signed out.</w:t>
      </w:r>
    </w:p>
    <w:p>
      <w:r>
        <w:rPr>
          <w:b/>
        </w:rPr>
        <w:t>What would settle it.</w:t>
      </w:r>
      <w:r>
        <w:t xml:space="preserve"> Choose: add the nine prefixes; leave it; or replace the prefix list with the route group so a new athlete screen is covered without anyone remembering. The third does not decay and is the largest change.</w:t>
      </w:r>
    </w:p>
    <w:tbl>
      <w:tblPr>
        <w:tblStyle w:val="LightGrid-Accent1"/>
        <w:tblW w:type="auto" w:w="0"/>
        <w:tblLook w:firstColumn="1" w:firstRow="1" w:lastColumn="0" w:lastRow="0" w:noHBand="0" w:noVBand="1" w:val="04A0"/>
      </w:tblPr>
      <w:tblGrid>
        <w:gridCol w:w="8640"/>
      </w:tblGrid>
      <w:tr>
        <w:tc>
          <w:tcPr>
            <w:tcW w:type="dxa" w:w="8640"/>
          </w:tcPr>
          <w:p>
            <w:r>
              <w:rPr>
                <w:b/>
              </w:rPr>
              <w:t>Your answer</w:t>
            </w:r>
          </w:p>
        </w:tc>
      </w:tr>
      <w:tr>
        <w:tc>
          <w:tcPr>
            <w:tcW w:type="dxa" w:w="8640"/>
          </w:tcPr>
          <w:p>
            <w:ins w:id="9106" w:author="Claude" w:date="2026-09-08T00:00:00Z">
              <w:r>
                <w:t>Claude's recommendation, pending your confirmation: replace the prefix list with the route group, as the document itself steers toward. It is the only option that stays correct automatically the next time an athlete screen is added, rather than depending on somebody remembering to update a list.</w:t>
              </w:r>
            </w:ins>
            <w:ins w:id="9114" w:author="Claude" w:date="2026-09-08T01:04:00Z">
              <w:r>
                <w:rPr>
                  <w:b/>
                </w:rPr>
                <w:t xml:space="preserve"> Confirmed by Isabella, 8 September 2026.</w:t>
              </w:r>
            </w:ins>
          </w:p>
        </w:tc>
      </w:tr>
      <w:tr>
        <w:tc>
          <w:tcPr>
            <w:tcW w:type="dxa" w:w="8640"/>
          </w:tcPr>
          <w:p/>
        </w:tc>
      </w:tr>
      <w:tr>
        <w:tc>
          <w:tcPr>
            <w:tcW w:type="dxa" w:w="8640"/>
          </w:tcPr>
          <w:p/>
        </w:tc>
      </w:tr>
    </w:tbl>
    <w:p/>
    <w:p>
      <w:pPr>
        <w:pStyle w:val="Heading4"/>
      </w:pPr>
      <w:r>
        <w:t>Q-07. Are the four offline domains the intended set? DECISION</w:t>
      </w:r>
    </w:p>
    <w:p>
      <w:r>
        <w:rPr>
          <w:b/>
        </w:rPr>
        <w:t>The question.</w:t>
      </w:r>
      <w:r>
        <w:t xml:space="preserve"> Wellness, training, nutrition check in and gym set logs are queued on the phone and retried. </w:t>
      </w:r>
      <w:r>
        <w:rPr>
          <w:b/>
        </w:rPr>
        <w:t>Report a problem is not</w:t>
      </w:r>
      <w:r>
        <w:t>, and neither are consent changes, leaderboard opt out or notification preferences.</w:t>
      </w:r>
    </w:p>
    <w:p>
      <w:r>
        <w:rPr>
          <w:b/>
        </w:rPr>
        <w:t>Why it matters.</w:t>
      </w:r>
      <w:r>
        <w:t xml:space="preserve"> Report a problem is the one an athlete is most likely to submit pitch side with no signal, which is exactly the case the outbox was built for.</w:t>
      </w:r>
    </w:p>
    <w:p>
      <w:r>
        <w:rPr>
          <w:b/>
        </w:rPr>
        <w:t>Where I looked.</w:t>
      </w:r>
      <w:r>
        <w:t xml:space="preserve"> </w:t>
      </w:r>
      <w:r>
        <w:rPr>
          <w:rFonts w:ascii="Consolas" w:hAnsi="Consolas"/>
          <w:color w:val="333333"/>
          <w:sz w:val="18"/>
        </w:rPr>
        <w:t>src/lib/outbox.ts</w:t>
      </w:r>
      <w:r>
        <w:t xml:space="preserve"> and its header, and every athlete form.</w:t>
      </w:r>
    </w:p>
    <w:p>
      <w:r>
        <w:rPr>
          <w:b/>
        </w:rPr>
        <w:t>What would settle it.</w:t>
      </w:r>
      <w:r>
        <w:t xml:space="preserve"> Confirm the four are intended, or say which others should be queued. Report a problem is the one I would add.</w:t>
      </w:r>
    </w:p>
    <w:tbl>
      <w:tblPr>
        <w:tblStyle w:val="LightGrid-Accent1"/>
        <w:tblW w:type="auto" w:w="0"/>
        <w:tblLook w:firstColumn="1" w:firstRow="1" w:lastColumn="0" w:lastRow="0" w:noHBand="0" w:noVBand="1" w:val="04A0"/>
      </w:tblPr>
      <w:tblGrid>
        <w:gridCol w:w="8640"/>
      </w:tblGrid>
      <w:tr>
        <w:tc>
          <w:tcPr>
            <w:tcW w:type="dxa" w:w="8640"/>
          </w:tcPr>
          <w:p>
            <w:r>
              <w:rPr>
                <w:b/>
              </w:rPr>
              <w:t>Your answer</w:t>
            </w:r>
          </w:p>
        </w:tc>
      </w:tr>
      <w:tr>
        <w:tc>
          <w:tcPr>
            <w:tcW w:type="dxa" w:w="8640"/>
          </w:tcPr>
          <w:p>
            <w:ins w:id="9107" w:author="Claude" w:date="2026-09-08T00:00:00Z">
              <w:r>
                <w:t>Claude's recommendation, pending your confirmation: add Report a problem as a fifth queued domain. It is the one form an athlete is most likely to submit with no signal, pitch side, which is exactly the situation the outbox exists for.</w:t>
              </w:r>
            </w:ins>
            <w:ins w:id="9115" w:author="Claude" w:date="2026-09-08T01:06:00Z">
              <w:r>
                <w:rPr>
                  <w:b/>
                </w:rPr>
                <w:t xml:space="preserve"> Confirmed by Isabella, 8 September 2026. Report a problem added as a fifth queued outbox domain.</w:t>
              </w:r>
            </w:ins>
          </w:p>
        </w:tc>
      </w:tr>
      <w:tr>
        <w:tc>
          <w:tcPr>
            <w:tcW w:type="dxa" w:w="8640"/>
          </w:tcPr>
          <w:p/>
        </w:tc>
      </w:tr>
      <w:tr>
        <w:tc>
          <w:tcPr>
            <w:tcW w:type="dxa" w:w="8640"/>
          </w:tcPr>
          <w:p/>
        </w:tc>
      </w:tr>
    </w:tbl>
    <w:p/>
    <w:p>
      <w:pPr>
        <w:pStyle w:val="Heading4"/>
      </w:pPr>
      <w:ins w:id="9010" w:author="Claude" w:date="2026-09-08T00:00:00Z">
        <w:r>
          <w:t>Q-28. Should the athlete specification keep a Package column at all? DECISION, added by Claude, 8 September 2026</w:t>
        </w:r>
      </w:ins>
    </w:p>
    <w:p>
      <w:ins w:id="9011" w:author="Claude" w:date="2026-09-08T00:00:00Z">
        <w:r>
          <w:rPr>
            <w:b/>
          </w:rPr>
          <w:t>The question.</w:t>
        </w:r>
        <w:r>
          <w:t xml:space="preserve"> This is DECISION 6 in Appendix F, never carried into this workbook. No athlete screen or region is Premium gated: every one of the eighteen is Base. Should the specification drop the Package column entirely, or keep it with every row marked Base so the column exists the day a gate is added?</w:t>
        </w:r>
      </w:ins>
    </w:p>
    <w:p>
      <w:ins w:id="9012" w:author="Claude" w:date="2026-09-08T00:00:00Z">
        <w:r>
          <w:rPr>
            <w:b/>
          </w:rPr>
          <w:t>Why it matters.</w:t>
        </w:r>
        <w:r>
          <w:t xml:space="preserve"> The staff specification carries a Package column on every screen. If the athlete document drops it, the two documents no longer look like one family, and whoever adds the first Premium athlete feature has to remember to add a column rather than a row.</w:t>
        </w:r>
      </w:ins>
    </w:p>
    <w:p>
      <w:ins w:id="9013" w:author="Claude" w:date="2026-09-08T00:00:00Z">
        <w:r>
          <w:rPr>
            <w:b/>
          </w:rPr>
          <w:t>Claude's recommendation, pending your confirmation.</w:t>
        </w:r>
        <w:r>
          <w:t xml:space="preserve"> Keep it, every row marked Base. It costs nothing to keep and something to re-add.</w:t>
        </w:r>
      </w:ins>
    </w:p>
    <w:tbl>
      <w:tblPr>
        <w:tblStyle w:val="LightGrid-Accent1"/>
        <w:tblW w:type="auto" w:w="0"/>
        <w:tblLook w:firstColumn="1" w:firstRow="1" w:lastColumn="0" w:lastRow="0" w:noHBand="0" w:noVBand="1" w:val="04A0"/>
      </w:tblPr>
      <w:tblGrid>
        <w:gridCol w:w="8640"/>
      </w:tblGrid>
      <w:tr>
        <w:tc>
          <w:tcPr>
            <w:tcW w:type="dxa" w:w="8640"/>
          </w:tcPr>
          <w:p>
            <w:ins w:id="9014" w:author="Claude" w:date="2026-09-08T00:00:00Z">
              <w:r>
                <w:rPr>
                  <w:b/>
                </w:rPr>
                <w:t>Your answer</w:t>
              </w:r>
            </w:ins>
          </w:p>
        </w:tc>
      </w:tr>
      <w:tr>
        <w:tc>
          <w:tcPr>
            <w:tcW w:type="dxa" w:w="8640"/>
          </w:tcPr>
          <w:p>
            <w:ins w:id="9015" w:author="Claude" w:date="2026-09-08T00:00:00Z">
              <w:r>
                <w:t>Keep the column. Every athlete screen is Base until a Premium athlete feature exists.</w:t>
              </w:r>
            </w:ins>
            <w:ins w:id="9016" w:author="Claude" w:date="2026-09-08T00:35:00Z">
              <w:r>
                <w:rPr>
                  <w:b/>
                </w:rPr>
                <w:t xml:space="preserve"> Confirmed by Isabella, 8 September 2026, and stronger than first thought: </w:t>
              </w:r>
              <w:r>
                <w:t xml:space="preserve">keep it. Tiers are set per club from the staff app, and this is not a hypothetical column waiting for a future feature. The Apple Health toggle is Premium today, already correctly built that way. Whether any leaderboard can be built from GPS data, and whether that would need the same gate, is still open, see Q-29. Mark the Apple Health row on Me as Premium; leave the leaderboard rows pending Q-29's answer; mark everything else Base.</w:t>
              </w:r>
            </w:ins>
          </w:p>
        </w:tc>
      </w:tr>
    </w:tbl>
    <w:p/>
    <w:p>
      <w:pPr>
        <w:pStyle w:val="Heading4"/>
      </w:pPr>
      <w:ins w:id="9020" w:author="Claude" w:date="2026-09-08T00:00:00Z">
        <w:r>
          <w:t>Q-29. Is any athlete number GPS derived, and what does a Basic club's athlete see? UNVERIFIED, added by Claude, 8 September 2026</w:t>
        </w:r>
      </w:ins>
    </w:p>
    <w:p>
      <w:ins w:id="9021" w:author="Claude" w:date="2026-09-08T00:00:00Z">
        <w:r>
          <w:rPr>
            <w:b/>
          </w:rPr>
          <w:t>The question.</w:t>
        </w:r>
        <w:r>
          <w:t xml:space="preserve"> This is DECISION 9 in Appendix F, never carried into this workbook. docs/12-product-tiers.md makes GPS, the training report and the analytics chart Premium, but no athlete screen carries a tier gate. If My data shows a GPS derived figure to an athlete whose club is on Basic, that is either a leak of a paid feature or a deliberate exception.</w:t>
        </w:r>
      </w:ins>
    </w:p>
    <w:p>
      <w:ins w:id="9022" w:author="Claude" w:date="2026-09-08T00:00:00Z">
        <w:r>
          <w:rPr>
            <w:b/>
          </w:rPr>
          <w:t>Why it matters.</w:t>
        </w:r>
        <w:r>
          <w:t xml:space="preserve"> A club paying for Premium GPS analysis has a reason to complain if a Basic club's athlete sees the same figure for free. This is a revenue question wearing a specification question's clothes.</w:t>
        </w:r>
      </w:ins>
    </w:p>
    <w:p>
      <w:ins w:id="9023" w:author="Claude" w:date="2026-09-08T00:00:00Z">
        <w:r>
          <w:rPr>
            <w:b/>
          </w:rPr>
          <w:t>Where I looked.</w:t>
        </w:r>
        <w:r>
          <w:t xml:space="preserve"> Nowhere. I do not have your repository in this session; this needs a Claude Code pass against the live code, specifically what My data's wellness and testing regions actually query and whether any of it derives from gps_records.</w:t>
        </w:r>
      </w:ins>
    </w:p>
    <w:p>
      <w:ins w:id="9024" w:author="Claude" w:date="2026-09-08T00:00:00Z">
        <w:r>
          <w:rPr>
            <w:b/>
          </w:rPr>
          <w:t>What would settle it.</w:t>
        </w:r>
        <w:r>
          <w:t xml:space="preserve"> Send this one back to Claude Code with repo access. I cannot verify it from a document alone.</w:t>
        </w:r>
      </w:ins>
    </w:p>
    <w:tbl>
      <w:tblPr>
        <w:tblStyle w:val="LightGrid-Accent1"/>
        <w:tblW w:type="auto" w:w="0"/>
        <w:tblLook w:firstColumn="1" w:firstRow="1" w:lastColumn="0" w:lastRow="0" w:noHBand="0" w:noVBand="1" w:val="04A0"/>
      </w:tblPr>
      <w:tblGrid>
        <w:gridCol w:w="8640"/>
      </w:tblGrid>
      <w:tr>
        <w:tc>
          <w:tcPr>
            <w:tcW w:type="dxa" w:w="8640"/>
          </w:tcPr>
          <w:p>
            <w:ins w:id="9025" w:author="Claude" w:date="2026-09-08T00:00:00Z">
              <w:r>
                <w:rPr>
                  <w:b/>
                </w:rPr>
                <w:t>Your answer</w:t>
              </w:r>
            </w:ins>
          </w:p>
        </w:tc>
      </w:tr>
      <w:tr>
        <w:tc>
          <w:tcPr>
            <w:tcW w:type="dxa" w:w="8640"/>
          </w:tcPr>
          <w:p>
            <w:ins w:id="9026" w:author="Claude" w:date="2026-09-08T00:00:00Z">
              <w:r>
                <w:t>Not answered here. Needs a Claude Code pass against the live repository, not a document review.</w:t>
              </w:r>
            </w:ins>
            <w:ins w:id="9027" w:author="Claude" w:date="2026-09-08T00:35:00Z">
              <w:r>
                <w:rPr>
                  <w:b/>
                </w:rPr>
                <w:t xml:space="preserve"> Intent confirmed by Isabella, 8 September 2026: </w:t>
              </w:r>
              <w:r>
                <w:t xml:space="preserve">tiers are set per club, not per athlete, controlled from the staff app. On Basic, an athlete should see nothing derived only from GPS data, on any screen, and the Apple Health toggle should not appear at all. On Premium, the whole club gets both, staff and athletes together. Two parts to this now. First, My data: already correct as built, and nothing to do. The screen specification above already establishes that no GPS figure is shown to an athlete on any tier today, so there is no leak to fix. Second, leaderboards: not yet confirmed either way. Boards are club-configured, and if a sport scientist can build one around a GPS metric, for example distance covered, that board would need to check the club's tier before it is offered at all, not just before a number is shown. This still needs a Claude Code pass: check what metrics a leaderboard can be built from, and whether a GPS-based board is possible on a Basic club today.</w:t>
              </w:r>
            </w:ins>
          </w:p>
        </w:tc>
      </w:tr>
      <w:tr>
        <w:trPr>
          <w:ins w:id="9727" w:author="Claude Code" w:date="2026-09-08T13:50:00Z"/>
        </w:trPr>
        <w:tc>
          <w:tcPr>
            <w:tcW w:type="dxa" w:w="8640"/>
          </w:tcPr>
          <w:p>
            <w:pPr>
              <w:rPr>
                <w:ins w:id="9711" w:author="Claude Code" w:date="2026-09-08T13:50:00Z"/>
              </w:rPr>
            </w:pPr>
            <w:ins w:id="9712" w:author="Claude Code" w:date="2026-09-08T13:50:00Z">
              <w:r>
                <w:rPr>
                  <w:b/>
                </w:rPr>
                <w:t xml:space="preserve">LEADERBOARD HALF answered by Claude Code, 8 September 2026, from metric_definitions on the live database, src/lib/queries/leaderboards.ts, both (athlete)/my-data/boards screens and the three (staff)/leaderboards surfaces. The My data half was already settled in this document and is not re-opened here.</w:t>
              </w:r>
            </w:ins>
          </w:p>
          <w:p>
            <w:pPr>
              <w:rPr>
                <w:ins w:id="9713" w:author="Claude Code" w:date="2026-09-08T13:50:00Z"/>
              </w:rPr>
            </w:pPr>
            <w:ins w:id="9714" w:author="Claude Code" w:date="2026-09-08T13:50:00Z">
              <w:r>
                <w:t xml:space="preserve">1. CAN A GPS BOARD EXIST? YES. Nine metrics in metric_definitions are sourced from gps_records and every one is leaderboard_eligible = true, with min_population 3 and no ineligible_reason: gps.total_distance_m, gps.running_distance_m, gps.high_speed_distance_m, gps.sprint_distance_m, gps.high_intensity_efforts, gps.max_speed_ms, gps.player_load, gps.accelerations, gps.decelerations. By comparison the four wellness metrics are all leaderboard_eligible = false with a written reason. So a sport scientist can configure a board around distance covered.</w:t>
              </w:r>
            </w:ins>
          </w:p>
          <w:p>
            <w:pPr>
              <w:rPr>
                <w:ins w:id="9715" w:author="Claude Code" w:date="2026-09-08T13:50:00Z"/>
              </w:rPr>
            </w:pPr>
            <w:ins w:id="9716" w:author="Claude Code" w:date="2026-09-08T13:50:00Z">
              <w:r>
                <w:t xml:space="preserve">2. IS IT TIER GATED? ON THE STAFF SIDE YES, ON THE ATHLETE SIDE NO. This is the finding.</w:t>
              </w:r>
            </w:ins>
          </w:p>
          <w:p>
            <w:pPr>
              <w:rPr>
                <w:ins w:id="9717" w:author="Claude Code" w:date="2026-09-08T13:50:00Z"/>
              </w:rPr>
            </w:pPr>
            <w:ins w:id="9718" w:author="Claude Code" w:date="2026-09-08T13:50:00Z">
              <w:r>
                <w:t xml:space="preserve">The staff side gates twice. (staff)/leaderboards/new filters every gps.* metric out of the catalogue for a Basic club, marking it ineligible with the reason “GPS metrics are part of the Premium plan. Your club is on Basic, so GPS data cannot be ranked yet — the same reason the training report and GPS import are unavailable. Everything else on this list still can be.” And (staff)/leaderboards/[leaderboardId] refuses to display an existing GPS board on a Basic club, returning a PlanGate reading “This board ranks a GPS metric, and GPS is part of the Premium plan. The board and its results are still here — they are not shown while the club is on Basic.” Its comment names the exact scenario it defends: a board “created while the club was Premium, or inserted directly”.</w:t>
              </w:r>
            </w:ins>
          </w:p>
          <w:p>
            <w:pPr>
              <w:rPr>
                <w:ins w:id="9719" w:author="Claude Code" w:date="2026-09-08T13:50:00Z"/>
              </w:rPr>
            </w:pPr>
            <w:ins w:id="9720" w:author="Claude Code" w:date="2026-09-08T13:50:00Z">
              <w:r>
                <w:t xml:space="preserve">The athlete side has no such check. Neither (athlete)/my-data/boards/page.tsx nor (athlete)/my-data/boards/[leaderboardId]/page.tsx imports isPremium, references tier, or tests metric_key for a gps. prefix. src/lib/queries/leaderboards.ts contains no tier logic either. The value is available and simply not consulted: requireAthlete() already selects organisations.tier (src/lib/session.ts:257), and (athlete)/me/page.tsx uses it to print the plan name.</w:t>
              </w:r>
            </w:ins>
          </w:p>
          <w:p>
            <w:pPr>
              <w:rPr>
                <w:ins w:id="9721" w:author="Claude Code" w:date="2026-09-08T13:50:00Z"/>
              </w:rPr>
            </w:pPr>
            <w:ins w:id="9722" w:author="Claude Code" w:date="2026-09-08T13:50:00Z">
              <w:r>
                <w:t xml:space="preserve">SO A BASIC CLUB'S ATHLETES WOULD SEE A GPS BOARD WITH NO GATE, in precisely the two situations the staff view already defends against — a club that created the board while Premium and then downgraded, or a direct PostgREST insert. leaderboards/new's own header concedes the second is possible: “a direct PostgREST insert could still create a GPS board on a Basic org”, and says closing it properly needs the tier inside compute_leaderboard.</w:t>
              </w:r>
            </w:ins>
          </w:p>
          <w:p>
            <w:pPr>
              <w:rPr>
                <w:ins w:id="9723" w:author="Claude Code" w:date="2026-09-08T13:50:00Z"/>
              </w:rPr>
            </w:pPr>
            <w:ins w:id="9724" w:author="Claude Code" w:date="2026-09-08T13:50:00Z">
              <w:r>
                <w:t xml:space="preserve">LATENT, NOT LIVE. Checked against production on 8 September 2026: two organisations, Marlow Vale RUFC on core (Basic) and Ashcombe Rugby Club on performance (Premium); one leaderboard in total, “Total session load”, a training metric, owned by the Premium club. Zero GPS boards exist on a Basic org, so no athlete is seeing this today. It becomes live the first time a Premium club with a GPS board downgrades.</w:t>
              </w:r>
            </w:ins>
          </w:p>
          <w:p>
            <w:pPr>
              <w:rPr>
                <w:ins w:id="9725" w:author="Claude Code" w:date="2026-09-08T13:50:00Z"/>
              </w:rPr>
            </w:pPr>
            <w:ins w:id="9726" w:author="Claude Code" w:date="2026-09-08T13:50:00Z">
              <w:r>
                <w:t xml:space="preserve">RECOMMENDATION, for Isabella. Mirror the staff gate on the two athlete board screens, which is a small change and makes the behaviour symmetrical. Then consider the deeper fix the staff code already names — the tier inside compute_leaderboard — so the rule holds for any caller rather than per screen. Neither is urgent while no such board exists, but the first one costs little and removes the downgrade trap.</w:t>
              </w:r>
            </w:ins>
          </w:p>
        </w:tc>
      </w:tr>
    </w:tbl>
    <w:p/>
    <w:p>
      <w:pPr>
        <w:pStyle w:val="Heading4"/>
      </w:pPr>
      <w:ins w:id="9030" w:author="Claude" w:date="2026-09-08T00:00:00Z">
        <w:r>
          <w:t>Q-30. When does push and email delivery actually get built? DECISION, added by Claude, 8 September 2026</w:t>
        </w:r>
      </w:ins>
    </w:p>
    <w:p>
      <w:ins w:id="9031" w:author="Claude" w:date="2026-09-08T00:00:00Z">
        <w:r>
          <w:rPr>
            <w:b/>
          </w:rPr>
          <w:t>The question.</w:t>
        </w:r>
        <w:r>
          <w:t xml:space="preserve"> Nothing in this codebase sends a push notification or an email. No Expo push credential, no APNs or FCM key, no email provider account, anywhere. This is stated as a fact in DECISION 12 and repeated on nearly every screen in this document, but it was never posed as a decision with a date attached to it.</w:t>
        </w:r>
      </w:ins>
    </w:p>
    <w:p>
      <w:ins w:id="9032" w:author="Claude" w:date="2026-09-08T00:00:00Z">
        <w:r>
          <w:rPr>
            <w:b/>
          </w:rPr>
          <w:t>Why it matters, and why it is not just a notifications question.</w:t>
        </w:r>
        <w:r>
          <w:t xml:space="preserve"> The Password reset screen's own section 8 says the reset email is "usually shown on screen rather than sent" in this deployment, because no email provider is configured. That is not a nudge going missing, that is a real athlete unable to recover a forgotten password by the normal route, on day one with a real club. Q-23 already asks what an academy player with no working email does; the honest answer today is that nobody's reset email is delivered, regardless of which email they have.</w:t>
        </w:r>
      </w:ins>
    </w:p>
    <w:p>
      <w:ins w:id="9033" w:author="Claude" w:date="2026-09-08T00:00:00Z">
        <w:r>
          <w:rPr>
            <w:b/>
          </w:rPr>
          <w:t>Claude's recommendation, pending your confirmation.</w:t>
        </w:r>
        <w:r>
          <w:t xml:space="preserve"> Split this in two rather than treating it as one item. Transactional email, password reset and invite links, is not optional before a real club goes live: without it there is no recovery path for anyone. Push notifications, the wellness and RPE nudges and the flag-shared alert, can be deferred past a first real club without the same risk, since a person can still be told things by a coach in the meantime. Treat the email provider as a pre-launch gate alongside Supabase Pro and the Companies House and ICO steps already on your list, and treat push as a later, separate build.</w:t>
        </w:r>
      </w:ins>
    </w:p>
    <w:tbl>
      <w:tblPr>
        <w:tblStyle w:val="LightGrid-Accent1"/>
        <w:tblW w:type="auto" w:w="0"/>
        <w:tblLook w:firstColumn="1" w:firstRow="1" w:lastColumn="0" w:lastRow="0" w:noHBand="0" w:noVBand="1" w:val="04A0"/>
      </w:tblPr>
      <w:tblGrid>
        <w:gridCol w:w="8640"/>
      </w:tblGrid>
      <w:tr>
        <w:tc>
          <w:tcPr>
            <w:tcW w:type="dxa" w:w="8640"/>
          </w:tcPr>
          <w:p>
            <w:ins w:id="9034" w:author="Claude" w:date="2026-09-08T00:00:00Z">
              <w:r>
                <w:rPr>
                  <w:b/>
                </w:rPr>
                <w:t>Your answer</w:t>
              </w:r>
            </w:ins>
          </w:p>
        </w:tc>
      </w:tr>
      <w:tr>
        <w:tc>
          <w:tcPr>
            <w:tcW w:type="dxa" w:w="8640"/>
          </w:tcPr>
          <w:p>
            <w:ins w:id="9035" w:author="Claude" w:date="2026-09-08T00:00:00Z">
              <w:r>
                <w:t>Email provider: add to the pre-launch gate list, alongside Supabase Pro. Push notifications: defer, separate decision for later.</w:t>
              </w:r>
            </w:ins>
            <w:ins w:id="9036" w:author="Claude" w:date="2026-09-08T00:15:00Z">
              <w:r>
                <w:rPr>
                  <w:b/>
                </w:rPr>
                <w:t xml:space="preserve"> Confirmed by Isabella, 8 September 2026: email now, push later.</w:t>
              </w:r>
            </w:ins>
            <w:ins w:id="9037" w:author="Claude" w:date="2026-09-08T01:15:00Z">
              <w:r>
                <w:rPr>
                  <w:b/>
                </w:rPr>
                <w:t xml:space="preserve"> Reversed by Isabella, 8 September 2026: push moves up too.</w:t>
              </w:r>
              <w:r>
                <w:t xml:space="preserve"> Raised while deciding Q-15: Isabella wants the wellness and RPE nudges built now, and those are specified as push notifications, not email. Rather than split the two nudges onto a different channel than the rest of the notification catalogue, both email and push infrastructure now start in parallel, not staged. See Q-15.</w:t>
              </w:r>
            </w:ins>
          </w:p>
        </w:tc>
      </w:tr>
    </w:tbl>
    <w:p/>
    <w:p>
      <w:pPr>
        <w:pStyle w:val="Heading2"/>
      </w:pPr>
      <w:r>
        <w:t>Part 2. Exact wording an athlete reads</w:t>
      </w:r>
    </w:p>
    <w:p>
      <w:r>
        <w:rPr>
          <w:b/>
        </w:rPr>
        <w:t>These are the highest value unknowns in the whole specification</w:t>
      </w:r>
      <w:r>
        <w:t>, and they are</w:t>
      </w:r>
    </w:p>
    <w:p>
      <w:r>
        <w:t>the cheapest for you to answer: you can read them off a phone in two minutes.</w:t>
      </w:r>
    </w:p>
    <w:p>
      <w:r>
        <w:t>The brief is right that wording changes what the data means. A scale labelled</w:t>
      </w:r>
    </w:p>
    <w:p>
      <w:r>
        <w:t>"Soreness: 1 very sore, 5 no soreness" and one labelled "Soreness: 1 none, 5</w:t>
      </w:r>
    </w:p>
    <w:p>
      <w:r>
        <w:t>severe" produce opposite datasets under the same column name. The wellness scales</w:t>
      </w:r>
    </w:p>
    <w:p>
      <w:r>
        <w:t>are specified exactly, because they are in the code as data. The others are laid</w:t>
      </w:r>
    </w:p>
    <w:p>
      <w:r>
        <w:t>out in markup and were not found.</w:t>
      </w:r>
    </w:p>
    <w:p>
      <w:ins w:id="9300" w:author="Claude" w:date="2026-09-08T00:00:00Z">
        <w:r>
          <w:rPr>
            <w:b/>
          </w:rPr>
          <w:t>Note, Claude, 8 September 2026, on Q-08 through Q-14 as a set.</w:t>
        </w:r>
        <w:r>
          <w:t xml:space="preserve"> These seven boxes are left open below. I do not have your repository or a running copy of the app in this session, only the specification document, so I cannot open a screen and copy what it says without inventing wording and presenting a guess as a fact, which is exactly what this workbook exists to prevent. These are genuinely the fastest seven to close: each is two minutes on a phone, per the document's own estimate.</w:t>
        </w:r>
      </w:ins>
    </w:p>
    <w:p>
      <w:pPr>
        <w:pStyle w:val="Heading4"/>
      </w:pPr>
      <w:r>
        <w:t>Q-08. The RPE question and its scale labels. UNVERIFIED</w:t>
      </w:r>
    </w:p>
    <w:p>
      <w:r>
        <w:rPr>
          <w:b/>
        </w:rPr>
        <w:t>The question.</w:t>
      </w:r>
      <w:r>
        <w:t xml:space="preserve"> What exactly does the session rating screen ask, and what are the labels at each end of the scale? The screen is titled 'How hard was it?'. The stored value is 1 to 10.</w:t>
      </w:r>
    </w:p>
    <w:p>
      <w:r>
        <w:rPr>
          <w:b/>
        </w:rPr>
        <w:t>Why it matters.</w:t>
      </w:r>
      <w:r>
        <w:t xml:space="preserve"> RPE is one of only four things an athlete ever types, and it drives session load, which drives acute and chronic load, which drives the acute to chronic ratio. If the scale reads 1 hardest to 10 easiest on screen while the database assumes the reverse, every load figure in the product is inverted and nothing would catch it.</w:t>
      </w:r>
    </w:p>
    <w:p>
      <w:r>
        <w:rPr>
          <w:b/>
        </w:rPr>
        <w:t>Where I looked.</w:t>
      </w:r>
      <w:r>
        <w:t xml:space="preserve"> </w:t>
      </w:r>
      <w:r>
        <w:rPr>
          <w:rFonts w:ascii="Consolas" w:hAnsi="Consolas"/>
          <w:color w:val="333333"/>
          <w:sz w:val="18"/>
        </w:rPr>
        <w:t>src/app/(athlete)/rpe/[sessionId]/page.tsx</w:t>
      </w:r>
      <w:r>
        <w:t xml:space="preserve">, </w:t>
      </w:r>
      <w:r>
        <w:rPr>
          <w:rFonts w:ascii="Consolas" w:hAnsi="Consolas"/>
          <w:color w:val="333333"/>
          <w:sz w:val="18"/>
        </w:rPr>
        <w:t>src/lib/validation/training.ts</w:t>
      </w:r>
      <w:r>
        <w:t xml:space="preserve">, and </w:t>
      </w:r>
      <w:r>
        <w:rPr>
          <w:rFonts w:ascii="Consolas" w:hAnsi="Consolas"/>
          <w:color w:val="333333"/>
          <w:sz w:val="18"/>
        </w:rPr>
        <w:t>docs/screens/</w:t>
      </w:r>
      <w:r>
        <w:t xml:space="preserve"> for a training entry screen document.</w:t>
      </w:r>
    </w:p>
    <w:p>
      <w:r>
        <w:rPr>
          <w:b/>
        </w:rPr>
        <w:t>What would settle it.</w:t>
      </w:r>
      <w:r>
        <w:t xml:space="preserve"> Open </w:t>
      </w:r>
      <w:r>
        <w:rPr>
          <w:rFonts w:ascii="Consolas" w:hAnsi="Consolas"/>
          <w:color w:val="333333"/>
          <w:sz w:val="18"/>
        </w:rPr>
        <w:t>/rpe/&lt;any session&gt;</w:t>
      </w:r>
      <w:r>
        <w:t xml:space="preserve"> on a phone and write down the question and both end labels exactly as they appear, including capitalisation.</w:t>
      </w:r>
    </w:p>
    <w:tbl>
      <w:tblPr>
        <w:tblStyle w:val="LightGrid-Accent1"/>
        <w:tblW w:type="auto" w:w="0"/>
        <w:tblLook w:firstColumn="1" w:firstRow="1" w:lastColumn="0" w:lastRow="0" w:noHBand="0" w:noVBand="1" w:val="04A0"/>
      </w:tblPr>
      <w:tblGrid>
        <w:gridCol w:w="8640"/>
      </w:tblGrid>
      <w:tr>
        <w:tc>
          <w:tcPr>
            <w:tcW w:type="dxa" w:w="8640"/>
          </w:tcPr>
          <w:p>
            <w:r>
              <w:rPr>
                <w:b/>
              </w:rPr>
              <w:t>Your answer</w:t>
            </w:r>
          </w:p>
        </w:tc>
      </w:tr>
      <w:tr>
        <w:tc>
          <w:tcPr>
            <w:tcW w:type="dxa" w:w="8640"/>
          </w:tcPr>
          <w:p/>
        </w:tc>
      </w:tr>
      <w:tr>
        <w:tc>
          <w:tcPr>
            <w:tcW w:type="dxa" w:w="8640"/>
          </w:tcPr>
          <w:p/>
        </w:tc>
      </w:tr>
      <w:tr>
        <w:tc>
          <w:tcPr>
            <w:tcW w:type="dxa" w:w="8640"/>
          </w:tcPr>
          <w:p/>
        </w:tc>
      </w:tr>
      <w:tr>
        <w:trPr>
          <w:ins w:id="9617" w:author="Claude Code" w:date="2026-09-08T13:50:00Z"/>
        </w:trPr>
        <w:tc>
          <w:tcPr>
            <w:tcW w:type="dxa" w:w="8640"/>
          </w:tcPr>
          <w:p>
            <w:pPr>
              <w:rPr>
                <w:ins w:id="9601" w:author="Claude Code" w:date="2026-09-08T13:50:00Z"/>
              </w:rPr>
            </w:pPr>
            <w:ins w:id="9602" w:author="Claude Code" w:date="2026-09-08T13:50:00Z">
              <w:r>
                <w:rPr>
                  <w:b/>
                </w:rPr>
                <w:t xml:space="preserve">Answered by Claude Code, 8 September 2026, from src/app/(athlete)/rpe/[sessionId]/page.tsx, src/components/RpeForm/RpeForm.tsx, src/components/CR10List/CR10List.tsx and src/lib/validation/training.ts.</w:t>
              </w:r>
            </w:ins>
          </w:p>
          <w:p>
            <w:pPr>
              <w:rPr>
                <w:ins w:id="9603" w:author="Claude Code" w:date="2026-09-08T13:50:00Z"/>
              </w:rPr>
            </w:pPr>
            <w:ins w:id="9604" w:author="Claude Code" w:date="2026-09-08T13:50:00Z">
              <w:r>
                <w:t xml:space="preserve">There is no separate question sentence. The screen title IS the question: “How hard was it?” — an &lt;h1&gt; at page.tsx:43, and the same string in the page &lt;title&gt;.</w:t>
              </w:r>
            </w:ins>
          </w:p>
          <w:p>
            <w:pPr>
              <w:rPr>
                <w:ins w:id="9605" w:author="Claude Code" w:date="2026-09-08T13:50:00Z"/>
              </w:rPr>
            </w:pPr>
            <w:ins w:id="9606" w:author="Claude Code" w:date="2026-09-08T13:50:00Z">
              <w:r>
                <w:t xml:space="preserve">Instruction under it, RpeForm.tsx:133: “Rate the whole session, not the hardest bit.”</w:t>
              </w:r>
            </w:ins>
          </w:p>
          <w:p>
            <w:pPr>
              <w:rPr>
                <w:ins w:id="9607" w:author="Claude Code" w:date="2026-09-08T13:50:00Z"/>
              </w:rPr>
            </w:pPr>
            <w:ins w:id="9608" w:author="Claude Code" w:date="2026-09-08T13:50:00Z">
              <w:r>
                <w:t xml:space="preserve">Accessible name for the scale, CR10List.tsx:25, class visually-hidden so it reaches screen readers only: “Session rating, 1 to 10”.</w:t>
              </w:r>
            </w:ins>
          </w:p>
          <w:p>
            <w:pPr>
              <w:rPr>
                <w:ins w:id="9609" w:author="Claude Code" w:date="2026-09-08T13:50:00Z"/>
              </w:rPr>
            </w:pPr>
            <w:ins w:id="9610" w:author="Claude Code" w:date="2026-09-08T13:50:00Z">
              <w:r>
                <w:t xml:space="preserve">END LABELS. Not literal JSX — they are values in the CR10_ANCHORS constant in src/lib/validation/training.ts, rendered by CR10List.tsx:41. Resolved: 1 = “Very easy”, 10 = “Maximal”.</w:t>
              </w:r>
            </w:ins>
          </w:p>
          <w:p>
            <w:pPr>
              <w:rPr>
                <w:ins w:id="9611" w:author="Claude Code" w:date="2026-09-08T13:50:00Z"/>
              </w:rPr>
            </w:pPr>
            <w:ins w:id="9612" w:author="Claude Code" w:date="2026-09-08T13:50:00Z">
              <w:r>
                <w:t xml:space="preserve">The full anchor set, since only some steps carry one: 1 “Very easy”, 2 “Easy”, 3 “Moderate”, 4 none, 5 “Somewhat hard”, 6 none, 7 “Hard”, 8 “Very hard”, 9 “Extremely hard”, 10 “Maximal”. Steps 4 and 6 render a middle dot instead, marked aria-hidden.</w:t>
              </w:r>
            </w:ins>
          </w:p>
          <w:p>
            <w:pPr>
              <w:rPr>
                <w:ins w:id="9613" w:author="Claude Code" w:date="2026-09-08T13:50:00Z"/>
              </w:rPr>
            </w:pPr>
            <w:ins w:id="9614" w:author="Claude Code" w:date="2026-09-08T13:50:00Z">
              <w:r>
                <w:t xml:space="preserve">Also on the screen, since the specification asks for exact wording an athlete reads: the duration question “How long were you training?” (RpeForm.tsx:140), the unit “MINUTES”, the helper “Scheduled for {n} min” or, with no scheduled length, “No scheduled length. Set how long you trained.”, and the optional note label “Add a note”.</w:t>
              </w:r>
            </w:ins>
          </w:p>
          <w:p>
            <w:pPr>
              <w:rPr>
                <w:ins w:id="9615" w:author="Claude Code" w:date="2026-09-08T13:50:00Z"/>
              </w:rPr>
            </w:pPr>
            <w:ins w:id="9616" w:author="Claude Code" w:date="2026-09-08T13:50:00Z">
              <w:r>
                <w:t xml:space="preserve">Note the scale ordering carries a written caution in the source: training.ts records that the anchor wording “wants a sports science review before this ships past a thin slice” (O-410). That review has not happened and is not tracked anywhere in this workbook.</w:t>
              </w:r>
            </w:ins>
          </w:p>
        </w:tc>
      </w:tr>
    </w:tbl>
    <w:p/>
    <w:p>
      <w:pPr>
        <w:pStyle w:val="Heading4"/>
      </w:pPr>
      <w:r>
        <w:t>Q-09. The weekly nutrition question and its three answers. UNVERIFIED</w:t>
      </w:r>
    </w:p>
    <w:p>
      <w:r>
        <w:rPr>
          <w:b/>
        </w:rPr>
        <w:t>The question.</w:t>
      </w:r>
      <w:r>
        <w:t xml:space="preserve"> What is the one question, and what are the three answers? This screen's entire content is one question, and the wording was not found.</w:t>
      </w:r>
    </w:p>
    <w:p>
      <w:r>
        <w:rPr>
          <w:b/>
        </w:rPr>
        <w:t>Why it matters.</w:t>
      </w:r>
      <w:r>
        <w:t xml:space="preserve"> It is the whole of the product's nutrition commitment from an athlete. </w:t>
      </w:r>
      <w:r>
        <w:rPr>
          <w:rFonts w:ascii="Consolas" w:hAnsi="Consolas"/>
          <w:color w:val="333333"/>
          <w:sz w:val="18"/>
        </w:rPr>
        <w:t>CLAUDE.md</w:t>
      </w:r>
      <w:r>
        <w:t xml:space="preserve"> rule 8 is explicit that there is no daily logging and no per meal entry: one question, once a week, three answers. Every nutrition insight a nutritionist gets from athletes comes through this one sentence.</w:t>
      </w:r>
    </w:p>
    <w:p>
      <w:r>
        <w:rPr>
          <w:b/>
        </w:rPr>
        <w:t>Where I looked.</w:t>
      </w:r>
      <w:r>
        <w:t xml:space="preserve"> </w:t>
      </w:r>
      <w:r>
        <w:rPr>
          <w:rFonts w:ascii="Consolas" w:hAnsi="Consolas"/>
          <w:color w:val="333333"/>
          <w:sz w:val="18"/>
        </w:rPr>
        <w:t>src/app/(athlete)/nutrition-check-in/page.tsx</w:t>
      </w:r>
      <w:r>
        <w:t xml:space="preserve">, </w:t>
      </w:r>
      <w:r>
        <w:rPr>
          <w:rFonts w:ascii="Consolas" w:hAnsi="Consolas"/>
          <w:color w:val="333333"/>
          <w:sz w:val="18"/>
        </w:rPr>
        <w:t>src/lib/validation/nutrition.ts</w:t>
      </w:r>
      <w:r>
        <w:t xml:space="preserve">, </w:t>
      </w:r>
      <w:r>
        <w:rPr>
          <w:rFonts w:ascii="Consolas" w:hAnsi="Consolas"/>
          <w:color w:val="333333"/>
          <w:sz w:val="18"/>
        </w:rPr>
        <w:t>docs/screens/nutrition-checkin.md</w:t>
      </w:r>
      <w:r>
        <w:t>.</w:t>
      </w:r>
    </w:p>
    <w:p>
      <w:r>
        <w:rPr>
          <w:b/>
        </w:rPr>
        <w:t>What would settle it.</w:t>
      </w:r>
      <w:r>
        <w:t xml:space="preserve"> Open </w:t>
      </w:r>
      <w:r>
        <w:rPr>
          <w:rFonts w:ascii="Consolas" w:hAnsi="Consolas"/>
          <w:color w:val="333333"/>
          <w:sz w:val="18"/>
        </w:rPr>
        <w:t>/nutrition-check-in</w:t>
      </w:r>
      <w:r>
        <w:t xml:space="preserve"> and write down the question and all three answer labels exactly.</w:t>
      </w:r>
    </w:p>
    <w:tbl>
      <w:tblPr>
        <w:tblStyle w:val="LightGrid-Accent1"/>
        <w:tblW w:type="auto" w:w="0"/>
        <w:tblLook w:firstColumn="1" w:firstRow="1" w:lastColumn="0" w:lastRow="0" w:noHBand="0" w:noVBand="1" w:val="04A0"/>
      </w:tblPr>
      <w:tblGrid>
        <w:gridCol w:w="8640"/>
      </w:tblGrid>
      <w:tr>
        <w:tc>
          <w:tcPr>
            <w:tcW w:type="dxa" w:w="8640"/>
          </w:tcPr>
          <w:p>
            <w:r>
              <w:rPr>
                <w:b/>
              </w:rPr>
              <w:t>Your answer</w:t>
            </w:r>
          </w:p>
        </w:tc>
      </w:tr>
      <w:tr>
        <w:tc>
          <w:tcPr>
            <w:tcW w:type="dxa" w:w="8640"/>
          </w:tcPr>
          <w:p/>
        </w:tc>
      </w:tr>
      <w:tr>
        <w:tc>
          <w:tcPr>
            <w:tcW w:type="dxa" w:w="8640"/>
          </w:tcPr>
          <w:p/>
        </w:tc>
      </w:tr>
      <w:tr>
        <w:tc>
          <w:tcPr>
            <w:tcW w:type="dxa" w:w="8640"/>
          </w:tcPr>
          <w:p/>
        </w:tc>
      </w:tr>
      <w:tr>
        <w:trPr>
          <w:ins w:id="9630" w:author="Claude Code" w:date="2026-09-08T13:50:00Z"/>
        </w:trPr>
        <w:tc>
          <w:tcPr>
            <w:tcW w:type="dxa" w:w="8640"/>
          </w:tcPr>
          <w:p>
            <w:pPr>
              <w:rPr>
                <w:ins w:id="9618" w:author="Claude Code" w:date="2026-09-08T13:50:00Z"/>
              </w:rPr>
            </w:pPr>
            <w:ins w:id="9619" w:author="Claude Code" w:date="2026-09-08T13:50:00Z">
              <w:r>
                <w:rPr>
                  <w:b/>
                </w:rPr>
                <w:t xml:space="preserve">Answered by Claude Code, 8 September 2026, from src/app/(athlete)/nutrition-check-in/page.tsx, src/components/NutritionCheckinForm/NutritionCheckinForm.tsx and src/lib/validation/nutrition.ts.</w:t>
              </w:r>
            </w:ins>
          </w:p>
          <w:p>
            <w:pPr>
              <w:rPr>
                <w:ins w:id="9620" w:author="Claude Code" w:date="2026-09-08T13:50:00Z"/>
              </w:rPr>
            </w:pPr>
            <w:ins w:id="9621" w:author="Claude Code" w:date="2026-09-08T13:50:00Z">
              <w:r>
                <w:t xml:space="preserve">Screen title, page.tsx:49: “Weekly check-in”.</w:t>
              </w:r>
            </w:ins>
          </w:p>
          <w:p>
            <w:pPr>
              <w:rPr>
                <w:ins w:id="9622" w:author="Claude Code" w:date="2026-09-08T13:50:00Z"/>
              </w:rPr>
            </w:pPr>
            <w:ins w:id="9623" w:author="Claude Code" w:date="2026-09-08T13:50:00Z">
              <w:r>
                <w:t xml:space="preserve">The question, NutritionCheckinForm.tsx:144: “Did you hit your protein target most days this week?”</w:t>
              </w:r>
            </w:ins>
          </w:p>
          <w:p>
            <w:pPr>
              <w:rPr>
                <w:ins w:id="9624" w:author="Claude Code" w:date="2026-09-08T13:50:00Z"/>
              </w:rPr>
            </w:pPr>
            <w:ins w:id="9625" w:author="Claude Code" w:date="2026-09-08T13:50:00Z">
              <w:r>
                <w:t xml:space="preserve">THE THREE ANSWERS. Not literal JSX — they are the label values of the ANSWERS constant at NutritionCheckinForm.tsx:13-17, mapped to buttons at line 148. Resolved, in the order they appear: “Yes”, “Roughly”, “No”. The stored values are yes / roughly / no, matching z.enum in validation/nutrition.ts.</w:t>
              </w:r>
            </w:ins>
          </w:p>
          <w:p>
            <w:pPr>
              <w:rPr>
                <w:ins w:id="9626" w:author="Claude Code" w:date="2026-09-08T13:50:00Z"/>
              </w:rPr>
            </w:pPr>
            <w:ins w:id="9627" w:author="Claude Code" w:date="2026-09-08T13:50:00Z">
              <w:r>
                <w:t xml:space="preserve">Optional note label: “Add a note”, capped at 280 characters.</w:t>
              </w:r>
            </w:ins>
          </w:p>
          <w:p>
            <w:pPr>
              <w:rPr>
                <w:ins w:id="9628" w:author="Claude Code" w:date="2026-09-08T13:50:00Z"/>
              </w:rPr>
            </w:pPr>
            <w:ins w:id="9629" w:author="Claude Code" w:date="2026-09-08T13:50:00Z">
              <w:r>
                <w:t xml:space="preserve">ONE INCONSISTENCY WORTH RECORDING. The to-do item that links here from Today reads “Did you hit your protein target most days?” — without “this week” (today/page.tsx). The question on the screen itself has it. Same question, two wordings, and the shorter one is the one an athlete reads first. Not a defect, but if the wording is being fixed anywhere it should be fixed in both.</w:t>
              </w:r>
            </w:ins>
          </w:p>
        </w:tc>
      </w:tr>
    </w:tbl>
    <w:p/>
    <w:p>
      <w:pPr>
        <w:pStyle w:val="Heading4"/>
      </w:pPr>
      <w:r>
        <w:t>Q-10. Does the morning check in offer a comment field? UNVERIFIED</w:t>
      </w:r>
    </w:p>
    <w:p>
      <w:r>
        <w:rPr>
          <w:b/>
        </w:rPr>
        <w:t>The question.</w:t>
      </w:r>
      <w:r>
        <w:t xml:space="preserve"> </w:t>
      </w:r>
      <w:r>
        <w:rPr>
          <w:rFonts w:ascii="Consolas" w:hAnsi="Consolas"/>
          <w:color w:val="333333"/>
          <w:sz w:val="18"/>
        </w:rPr>
        <w:t>wellness_entries.comment</w:t>
      </w:r>
      <w:r>
        <w:t xml:space="preserve"> exists and is capped at 1,000 characters by a database constraint. Whether the athlete check in screen actually offers it was not established.</w:t>
      </w:r>
    </w:p>
    <w:p>
      <w:r>
        <w:rPr>
          <w:b/>
        </w:rPr>
        <w:t>Why it matters.</w:t>
      </w:r>
      <w:r>
        <w:t xml:space="preserve"> If it exists, it is free text an athlete writes about how they feel, which staff read. That has a visibility answer and a wording answer, and neither is currently in the specification.</w:t>
      </w:r>
    </w:p>
    <w:p>
      <w:r>
        <w:rPr>
          <w:b/>
        </w:rPr>
        <w:t>Where I looked.</w:t>
      </w:r>
      <w:r>
        <w:t xml:space="preserve"> </w:t>
      </w:r>
      <w:r>
        <w:rPr>
          <w:rFonts w:ascii="Consolas" w:hAnsi="Consolas"/>
          <w:color w:val="333333"/>
          <w:sz w:val="18"/>
        </w:rPr>
        <w:t>src/components/CheckInForm/CheckInForm.tsx</w:t>
      </w:r>
      <w:r>
        <w:t xml:space="preserve">, </w:t>
      </w:r>
      <w:r>
        <w:rPr>
          <w:rFonts w:ascii="Consolas" w:hAnsi="Consolas"/>
          <w:color w:val="333333"/>
          <w:sz w:val="18"/>
        </w:rPr>
        <w:t>src/lib/validation/wellness.ts</w:t>
      </w:r>
      <w:r>
        <w:t>.</w:t>
      </w:r>
    </w:p>
    <w:p>
      <w:r>
        <w:rPr>
          <w:b/>
        </w:rPr>
        <w:t>What would settle it.</w:t>
      </w:r>
      <w:r>
        <w:t xml:space="preserve"> Open </w:t>
      </w:r>
      <w:r>
        <w:rPr>
          <w:rFonts w:ascii="Consolas" w:hAnsi="Consolas"/>
          <w:color w:val="333333"/>
          <w:sz w:val="18"/>
        </w:rPr>
        <w:t>/check-in</w:t>
      </w:r>
      <w:r>
        <w:t xml:space="preserve"> and say whether there is a text box, and if so what it is labelled and what the placeholder says.</w:t>
      </w:r>
    </w:p>
    <w:tbl>
      <w:tblPr>
        <w:tblStyle w:val="LightGrid-Accent1"/>
        <w:tblW w:type="auto" w:w="0"/>
        <w:tblLook w:firstColumn="1" w:firstRow="1" w:lastColumn="0" w:lastRow="0" w:noHBand="0" w:noVBand="1" w:val="04A0"/>
      </w:tblPr>
      <w:tblGrid>
        <w:gridCol w:w="8640"/>
      </w:tblGrid>
      <w:tr>
        <w:tc>
          <w:tcPr>
            <w:tcW w:type="dxa" w:w="8640"/>
          </w:tcPr>
          <w:p>
            <w:r>
              <w:rPr>
                <w:b/>
              </w:rPr>
              <w:t>Your answer</w:t>
            </w:r>
          </w:p>
        </w:tc>
      </w:tr>
      <w:tr>
        <w:tc>
          <w:tcPr>
            <w:tcW w:type="dxa" w:w="8640"/>
          </w:tcPr>
          <w:p/>
        </w:tc>
      </w:tr>
      <w:tr>
        <w:tc>
          <w:tcPr>
            <w:tcW w:type="dxa" w:w="8640"/>
          </w:tcPr>
          <w:p/>
        </w:tc>
      </w:tr>
      <w:tr>
        <w:tc>
          <w:tcPr>
            <w:tcW w:type="dxa" w:w="8640"/>
          </w:tcPr>
          <w:p/>
        </w:tc>
      </w:tr>
      <w:tr>
        <w:trPr>
          <w:ins w:id="9643" w:author="Claude Code" w:date="2026-09-08T13:50:00Z"/>
        </w:trPr>
        <w:tc>
          <w:tcPr>
            <w:tcW w:type="dxa" w:w="8640"/>
          </w:tcPr>
          <w:p>
            <w:pPr>
              <w:rPr>
                <w:ins w:id="9631" w:author="Claude Code" w:date="2026-09-08T13:50:00Z"/>
              </w:rPr>
            </w:pPr>
            <w:ins w:id="9632" w:author="Claude Code" w:date="2026-09-08T13:50:00Z">
              <w:r>
                <w:rPr>
                  <w:b/>
                </w:rPr>
                <w:t xml:space="preserve">Answered by Claude Code, 8 September 2026, from src/components/CheckInForm/CheckInForm.tsx and src/lib/validation/wellness.ts.</w:t>
              </w:r>
            </w:ins>
          </w:p>
          <w:p>
            <w:pPr>
              <w:rPr>
                <w:ins w:id="9633" w:author="Claude Code" w:date="2026-09-08T13:50:00Z"/>
              </w:rPr>
            </w:pPr>
            <w:ins w:id="9634" w:author="Claude Code" w:date="2026-09-08T13:50:00Z">
              <w:r>
                <w:t xml:space="preserve">YES. The screen renders it. CheckInForm.tsx:254-262, a &lt;textarea&gt; inside a &lt;label class="ci-comment"&gt;.</w:t>
              </w:r>
            </w:ins>
          </w:p>
          <w:p>
            <w:pPr>
              <w:rPr>
                <w:ins w:id="9635" w:author="Claude Code" w:date="2026-09-08T13:50:00Z"/>
              </w:rPr>
            </w:pPr>
            <w:ins w:id="9636" w:author="Claude Code" w:date="2026-09-08T13:50:00Z">
              <w:r>
                <w:t xml:space="preserve">Label: “Comment or injury issue (optional)”</w:t>
              </w:r>
            </w:ins>
          </w:p>
          <w:p>
            <w:pPr>
              <w:rPr>
                <w:ins w:id="9637" w:author="Claude Code" w:date="2026-09-08T13:50:00Z"/>
              </w:rPr>
            </w:pPr>
            <w:ins w:id="9638" w:author="Claude Code" w:date="2026-09-08T13:50:00Z">
              <w:r>
                <w:t xml:space="preserve">Placeholder: “Anything you want your coach or medical staff to know.”</w:t>
              </w:r>
            </w:ins>
          </w:p>
          <w:p>
            <w:pPr>
              <w:rPr>
                <w:ins w:id="9639" w:author="Claude Code" w:date="2026-09-08T13:50:00Z"/>
              </w:rPr>
            </w:pPr>
            <w:ins w:id="9640" w:author="Claude Code" w:date="2026-09-08T13:50:00Z">
              <w:r>
                <w:t xml:space="preserve">CORRECTION TO THIS WORKBOOK'S PREMISE. The question says the field is “capped at 1,000 characters”. That is the DATABASE cap and it is real — wellness_entries carries CHECK ((comment IS NULL) OR (char_length(comment) &lt;= 1000)). But the application caps it at 500, in two independent places: z.string().trim().max(500) in validation/wellness.ts:34, and maxLength={500} on the textarea itself. So the effective limit an athlete meets is 500, not 1,000, and the screen specification's “up to 1,000 characters” row (docs/athlete/screens/02-morning-check-in.md:42) overstates it by double.</w:t>
              </w:r>
            </w:ins>
          </w:p>
          <w:p>
            <w:pPr>
              <w:rPr>
                <w:ins w:id="9641" w:author="Claude Code" w:date="2026-09-08T13:50:00Z"/>
              </w:rPr>
            </w:pPr>
            <w:ins w:id="9642" w:author="Claude Code" w:date="2026-09-08T13:50:00Z">
              <w:r>
                <w:t xml:space="preserve">The same 500-against-1000 gap exists on the session rating note: training_entries has the identical 1,000 CHECK, and validation/training.ts caps at 500. Both are documented as 1,000 in this workbook. Neither is a data-loss risk — the tighter limit is the one enforced first — but the number in the specification is not the number an athlete meets.</w:t>
              </w:r>
            </w:ins>
          </w:p>
        </w:tc>
      </w:tr>
    </w:tbl>
    <w:p/>
    <w:p>
      <w:pPr>
        <w:pStyle w:val="Heading4"/>
      </w:pPr>
      <w:r>
        <w:t>Q-11. The exact wording shown to a 16 year old on the leaderboard settings. UNVERIFIED</w:t>
      </w:r>
    </w:p>
    <w:p>
      <w:r>
        <w:rPr>
          <w:b/>
        </w:rPr>
        <w:t>The question.</w:t>
      </w:r>
      <w:r>
        <w:t xml:space="preserve"> An under 18 athlete is off leaderboards by default and must opt in. The screen behaves differently for them. What it says to them was not found.</w:t>
      </w:r>
    </w:p>
    <w:p>
      <w:r>
        <w:rPr>
          <w:b/>
        </w:rPr>
        <w:t>Why it matters.</w:t>
      </w:r>
      <w:r>
        <w:t xml:space="preserve"> This is the wording that matters most on that screen. It is a consent request to a child under the Children's Code, and the standard expects it to be understandable to them rather than to a lawyer.</w:t>
      </w:r>
    </w:p>
    <w:p>
      <w:r>
        <w:rPr>
          <w:b/>
        </w:rPr>
        <w:t>Where I looked.</w:t>
      </w:r>
      <w:r>
        <w:t xml:space="preserve"> </w:t>
      </w:r>
      <w:r>
        <w:rPr>
          <w:rFonts w:ascii="Consolas" w:hAnsi="Consolas"/>
          <w:color w:val="333333"/>
          <w:sz w:val="18"/>
        </w:rPr>
        <w:t>src/app/(athlete)/me/leaderboards/page.tsx</w:t>
      </w:r>
      <w:r>
        <w:t xml:space="preserve">, </w:t>
      </w:r>
      <w:r>
        <w:rPr>
          <w:rFonts w:ascii="Consolas" w:hAnsi="Consolas"/>
          <w:color w:val="333333"/>
          <w:sz w:val="18"/>
        </w:rPr>
        <w:t>docs/screens/leaderboards.md</w:t>
      </w:r>
      <w:r>
        <w:t>.</w:t>
      </w:r>
    </w:p>
    <w:p>
      <w:r>
        <w:rPr>
          <w:b/>
        </w:rPr>
        <w:t>What would settle it.</w:t>
      </w:r>
      <w:r>
        <w:t xml:space="preserve"> Sign in as a minor account, or read the branch in the file, and write down what the under 18 state says.</w:t>
      </w:r>
    </w:p>
    <w:tbl>
      <w:tblPr>
        <w:tblStyle w:val="LightGrid-Accent1"/>
        <w:tblW w:type="auto" w:w="0"/>
        <w:tblLook w:firstColumn="1" w:firstRow="1" w:lastColumn="0" w:lastRow="0" w:noHBand="0" w:noVBand="1" w:val="04A0"/>
      </w:tblPr>
      <w:tblGrid>
        <w:gridCol w:w="8640"/>
      </w:tblGrid>
      <w:tr>
        <w:tc>
          <w:tcPr>
            <w:tcW w:type="dxa" w:w="8640"/>
          </w:tcPr>
          <w:p>
            <w:r>
              <w:rPr>
                <w:b/>
              </w:rPr>
              <w:t>Your answer</w:t>
            </w:r>
          </w:p>
        </w:tc>
      </w:tr>
      <w:tr>
        <w:tc>
          <w:tcPr>
            <w:tcW w:type="dxa" w:w="8640"/>
          </w:tcPr>
          <w:p/>
        </w:tc>
      </w:tr>
      <w:tr>
        <w:tc>
          <w:tcPr>
            <w:tcW w:type="dxa" w:w="8640"/>
          </w:tcPr>
          <w:p/>
        </w:tc>
      </w:tr>
      <w:tr>
        <w:tc>
          <w:tcPr>
            <w:tcW w:type="dxa" w:w="8640"/>
          </w:tcPr>
          <w:p/>
        </w:tc>
      </w:tr>
      <w:tr>
        <w:trPr>
          <w:ins w:id="9656" w:author="Claude Code" w:date="2026-09-08T13:50:00Z"/>
        </w:trPr>
        <w:tc>
          <w:tcPr>
            <w:tcW w:type="dxa" w:w="8640"/>
          </w:tcPr>
          <w:p>
            <w:pPr>
              <w:rPr>
                <w:ins w:id="9644" w:author="Claude Code" w:date="2026-09-08T13:50:00Z"/>
              </w:rPr>
            </w:pPr>
            <w:ins w:id="9645" w:author="Claude Code" w:date="2026-09-08T13:50:00Z">
              <w:r>
                <w:rPr>
                  <w:b/>
                </w:rPr>
                <w:t xml:space="preserve">Answered by Claude Code, 8 September 2026, from src/app/(athlete)/me/leaderboards/page.tsx and src/components/LeaderboardConsentToggle/LeaderboardConsentToggle.tsx.</w:t>
              </w:r>
            </w:ins>
          </w:p>
          <w:p>
            <w:pPr>
              <w:rPr>
                <w:ins w:id="9646" w:author="Claude Code" w:date="2026-09-08T13:50:00Z"/>
              </w:rPr>
            </w:pPr>
            <w:ins w:id="9647" w:author="Claude Code" w:date="2026-09-08T13:50:00Z">
              <w:r>
                <w:t xml:space="preserve">The under-18 branch is chosen by isMinor at page.tsx:23, computed as age === null || age &lt; 18 — an unknown date of birth counts as a minor, matching athlete_is_minor() in the database.</w:t>
              </w:r>
            </w:ins>
          </w:p>
          <w:p>
            <w:pPr>
              <w:rPr>
                <w:ins w:id="9648" w:author="Claude Code" w:date="2026-09-08T13:50:00Z"/>
              </w:rPr>
            </w:pPr>
            <w:ins w:id="9649" w:author="Claude Code" w:date="2026-09-08T13:50:00Z">
              <w:r>
                <w:t xml:space="preserve">Card heading, page.tsx:38: “Being named on a leaderboard”.</w:t>
              </w:r>
            </w:ins>
          </w:p>
          <w:p>
            <w:pPr>
              <w:rPr>
                <w:ins w:id="9650" w:author="Claude Code" w:date="2026-09-08T13:50:00Z"/>
              </w:rPr>
            </w:pPr>
            <w:ins w:id="9651" w:author="Claude Code" w:date="2026-09-08T13:50:00Z">
              <w:r>
                <w:t xml:space="preserve">Body, page.tsx:42, quoted as rendered (the source writes ’ and — as HTML entities): “Because you’re under 18, you are never named on a leaderboard unless you choose to be — that choice is yours alone, and nobody at your club can turn it on for you. Turning it off again is just as easy, any time.”</w:t>
              </w:r>
            </w:ins>
          </w:p>
          <w:p>
            <w:pPr>
              <w:rPr>
                <w:ins w:id="9652" w:author="Claude Code" w:date="2026-09-08T13:50:00Z"/>
              </w:rPr>
            </w:pPr>
            <w:ins w:id="9653" w:author="Claude Code" w:date="2026-09-08T13:50:00Z">
              <w:r>
                <w:t xml:space="preserve">THE NOT-YET-OPTED-IN CONTROL, which is the state the question asks about. LeaderboardConsentToggle.tsx:47, a button with aria-pressed=false: “Off — tap to appear on leaderboards”. Once opted in it reads “On — tap to turn off”, and while the write is in flight “Working…”.</w:t>
              </w:r>
            </w:ins>
          </w:p>
          <w:p>
            <w:pPr>
              <w:rPr>
                <w:ins w:id="9654" w:author="Claude Code" w:date="2026-09-08T13:50:00Z"/>
              </w:rPr>
            </w:pPr>
            <w:ins w:id="9655" w:author="Claude Code" w:date="2026-09-08T13:50:00Z">
              <w:r>
                <w:t xml:space="preserve">For contrast, the 18-and-over branch shows the same heading with different body text: “You appear on any leaderboard your club publishes and includes you in, unless you leave it. Leave one from the board itself, or leave every board at once below.” So the minor sees opt-in language and the adult sees opt-out language, which is the intended split.</w:t>
              </w:r>
            </w:ins>
          </w:p>
        </w:tc>
      </w:tr>
    </w:tbl>
    <w:p/>
    <w:p>
      <w:pPr>
        <w:pStyle w:val="Heading4"/>
      </w:pPr>
      <w:r>
        <w:t>Q-12. The problem report field wording, and what happens on invalid input. UNVERIFIED</w:t>
      </w:r>
    </w:p>
    <w:p>
      <w:r>
        <w:rPr>
          <w:b/>
        </w:rPr>
        <w:t>The question.</w:t>
      </w:r>
      <w:r>
        <w:t xml:space="preserve"> What does the report a problem form ask, and what does it do if the athlete submits something it will not accept?</w:t>
      </w:r>
    </w:p>
    <w:p>
      <w:r>
        <w:rPr>
          <w:b/>
        </w:rPr>
        <w:t>Why it matters.</w:t>
      </w:r>
      <w:r>
        <w:t xml:space="preserve"> This is the screen a player uses to say they are hurt. It writes into a medic's triage queue. The wording sets whether a player reports a niggle early or waits until it is an injury.</w:t>
      </w:r>
    </w:p>
    <w:p>
      <w:r>
        <w:rPr>
          <w:b/>
        </w:rPr>
        <w:t>Where I looked.</w:t>
      </w:r>
      <w:r>
        <w:t xml:space="preserve"> </w:t>
      </w:r>
      <w:r>
        <w:rPr>
          <w:rFonts w:ascii="Consolas" w:hAnsi="Consolas"/>
          <w:color w:val="333333"/>
          <w:sz w:val="18"/>
        </w:rPr>
        <w:t>src/app/(athlete)/report-problem/page.tsx</w:t>
      </w:r>
      <w:r>
        <w:t xml:space="preserve">, </w:t>
      </w:r>
      <w:r>
        <w:rPr>
          <w:rFonts w:ascii="Consolas" w:hAnsi="Consolas"/>
          <w:color w:val="333333"/>
          <w:sz w:val="18"/>
        </w:rPr>
        <w:t>src/lib/validation/problemReport.ts</w:t>
      </w:r>
      <w:r>
        <w:t>.</w:t>
      </w:r>
    </w:p>
    <w:p>
      <w:r>
        <w:rPr>
          <w:b/>
        </w:rPr>
        <w:t>What would settle it.</w:t>
      </w:r>
      <w:r>
        <w:t xml:space="preserve"> Open </w:t>
      </w:r>
      <w:r>
        <w:rPr>
          <w:rFonts w:ascii="Consolas" w:hAnsi="Consolas"/>
          <w:color w:val="333333"/>
          <w:sz w:val="18"/>
        </w:rPr>
        <w:t>/report-problem</w:t>
      </w:r>
      <w:r>
        <w:t xml:space="preserve"> and write down every label, the placeholder, and what an empty submission does.</w:t>
      </w:r>
    </w:p>
    <w:tbl>
      <w:tblPr>
        <w:tblStyle w:val="LightGrid-Accent1"/>
        <w:tblW w:type="auto" w:w="0"/>
        <w:tblLook w:firstColumn="1" w:firstRow="1" w:lastColumn="0" w:lastRow="0" w:noHBand="0" w:noVBand="1" w:val="04A0"/>
      </w:tblPr>
      <w:tblGrid>
        <w:gridCol w:w="8640"/>
      </w:tblGrid>
      <w:tr>
        <w:tc>
          <w:tcPr>
            <w:tcW w:type="dxa" w:w="8640"/>
          </w:tcPr>
          <w:p>
            <w:r>
              <w:rPr>
                <w:b/>
              </w:rPr>
              <w:t>Your answer</w:t>
            </w:r>
          </w:p>
        </w:tc>
      </w:tr>
      <w:tr>
        <w:tc>
          <w:tcPr>
            <w:tcW w:type="dxa" w:w="8640"/>
          </w:tcPr>
          <w:p/>
        </w:tc>
      </w:tr>
      <w:tr>
        <w:tc>
          <w:tcPr>
            <w:tcW w:type="dxa" w:w="8640"/>
          </w:tcPr>
          <w:p/>
        </w:tc>
      </w:tr>
      <w:tr>
        <w:tc>
          <w:tcPr>
            <w:tcW w:type="dxa" w:w="8640"/>
          </w:tcPr>
          <w:p/>
        </w:tc>
      </w:tr>
      <w:tr>
        <w:trPr>
          <w:ins w:id="9671" w:author="Claude Code" w:date="2026-09-08T13:50:00Z"/>
        </w:trPr>
        <w:tc>
          <w:tcPr>
            <w:tcW w:type="dxa" w:w="8640"/>
          </w:tcPr>
          <w:p>
            <w:pPr>
              <w:rPr>
                <w:ins w:id="9657" w:author="Claude Code" w:date="2026-09-08T13:50:00Z"/>
              </w:rPr>
            </w:pPr>
            <w:ins w:id="9658" w:author="Claude Code" w:date="2026-09-08T13:50:00Z">
              <w:r>
                <w:rPr>
                  <w:b/>
                </w:rPr>
                <w:t xml:space="preserve">Answered by Claude Code, 8 September 2026, from src/app/(athlete)/report-problem/page.tsx, src/components/ProblemReportForm/ProblemReportForm.tsx and src/lib/validation/problemReport.ts.</w:t>
              </w:r>
            </w:ins>
          </w:p>
          <w:p>
            <w:pPr>
              <w:rPr>
                <w:ins w:id="9659" w:author="Claude Code" w:date="2026-09-08T13:50:00Z"/>
              </w:rPr>
            </w:pPr>
            <w:ins w:id="9660" w:author="Claude Code" w:date="2026-09-08T13:50:00Z">
              <w:r>
                <w:t xml:space="preserve">Screen title: “Report a problem”. Standing notice above the form: “Goes to your club’s medical staff. Not a substitute for emergency care — if this is urgent, contact emergency services or your GP.”</w:t>
              </w:r>
            </w:ins>
          </w:p>
          <w:p>
            <w:pPr>
              <w:rPr>
                <w:ins w:id="9661" w:author="Claude Code" w:date="2026-09-08T13:50:00Z"/>
              </w:rPr>
            </w:pPr>
            <w:ins w:id="9662" w:author="Claude Code" w:date="2026-09-08T13:50:00Z">
              <w:r>
                <w:t xml:space="preserve">Category label, ProblemReportForm.tsx:69: “What kind of thing is this? (optional)”</w:t>
              </w:r>
            </w:ins>
          </w:p>
          <w:p>
            <w:pPr>
              <w:rPr>
                <w:ins w:id="9663" w:author="Claude Code" w:date="2026-09-08T13:50:00Z"/>
              </w:rPr>
            </w:pPr>
            <w:ins w:id="9664" w:author="Claude Code" w:date="2026-09-08T13:50:00Z">
              <w:r>
                <w:t xml:space="preserve">Category chips. Not literal JSX — label values of the CATEGORIES constant at ProblemReportForm.tsx:10-14. Resolved: “Injury or pain”, “Wellbeing”, “Something else”. Tapping a selected chip clears it; no category is a real answer, not defaulted to other.</w:t>
              </w:r>
            </w:ins>
          </w:p>
          <w:p>
            <w:pPr>
              <w:rPr>
                <w:ins w:id="9665" w:author="Claude Code" w:date="2026-09-08T13:50:00Z"/>
              </w:rPr>
            </w:pPr>
            <w:ins w:id="9666" w:author="Claude Code" w:date="2026-09-08T13:50:00Z">
              <w:r>
                <w:t xml:space="preserve">Free text label, line 84: “What’s going on?”  Placeholder, line 94: “Tell us what you're noticing and when it started.”  A live counter under it reads “{n}/1000”.</w:t>
              </w:r>
            </w:ins>
          </w:p>
          <w:p>
            <w:pPr>
              <w:rPr>
                <w:ins w:id="9667" w:author="Claude Code" w:date="2026-09-08T13:50:00Z"/>
              </w:rPr>
            </w:pPr>
            <w:ins w:id="9668" w:author="Claude Code" w:date="2026-09-08T13:50:00Z">
              <w:r>
                <w:t xml:space="preserve">INVALID OR EMPTY SUBMISSION. Empty cannot be submitted at all: the button carries disabled={mutation.isPending || body.trim().length === 0}, so it is inert until something is typed. If a submission still fails the schema, onSubmit shows the first Zod message inline in a &lt;p class="form-error" role="alert"&gt;. The messages are: for an empty body, “Tell us what’s going on.”; for over-length, “Keep it under 1,000 characters — medical will follow up.”; and a fallback if neither matched, “Something on this didn’t check out. Try again.” Nothing is submitted and nothing is lost from the box.</w:t>
              </w:r>
            </w:ins>
          </w:p>
          <w:p>
            <w:pPr>
              <w:rPr>
                <w:ins w:id="9669" w:author="Claude Code" w:date="2026-09-08T13:50:00Z"/>
              </w:rPr>
            </w:pPr>
            <w:ins w:id="9670" w:author="Claude Code" w:date="2026-09-08T13:50:00Z">
              <w:r>
                <w:t xml:space="preserve">ONE INCONSISTENCY WORTH RECORDING. The third category is labelled “Something else” when entering a report, but the list of already-submitted reports on the same screen renders it from PROBLEM_REPORT_CATEGORY_LABEL (src/lib/queries/problemReports.ts:23), where the same value is labelled “Other”. An athlete files a report under “Something else” and then sees it listed as “Other”. Two labels, one value, one screen.</w:t>
              </w:r>
            </w:ins>
          </w:p>
        </w:tc>
      </w:tr>
    </w:tbl>
    <w:p/>
    <w:p>
      <w:pPr>
        <w:pStyle w:val="Heading4"/>
      </w:pPr>
      <w:r>
        <w:t>Q-13. The gym set logging field labels and invalid input behaviour. UNVERIFIED</w:t>
      </w:r>
    </w:p>
    <w:p>
      <w:r>
        <w:rPr>
          <w:b/>
        </w:rPr>
        <w:t>The question.</w:t>
      </w:r>
      <w:r>
        <w:t xml:space="preserve"> What are the fields called when an athlete logs a set, and what happens if they type something the app will not take?</w:t>
      </w:r>
    </w:p>
    <w:p>
      <w:r>
        <w:rPr>
          <w:b/>
        </w:rPr>
        <w:t>Why it matters.</w:t>
      </w:r>
      <w:r>
        <w:t xml:space="preserve"> Gym logging is the highest frequency entry in the app. A confusing label costs a set every session.</w:t>
      </w:r>
    </w:p>
    <w:p>
      <w:r>
        <w:rPr>
          <w:b/>
        </w:rPr>
        <w:t>Where I looked.</w:t>
      </w:r>
      <w:r>
        <w:t xml:space="preserve"> </w:t>
      </w:r>
      <w:r>
        <w:rPr>
          <w:rFonts w:ascii="Consolas" w:hAnsi="Consolas"/>
          <w:color w:val="333333"/>
          <w:sz w:val="18"/>
        </w:rPr>
        <w:t>src/app/(athlete)/gym/[sessionId]/page.tsx</w:t>
      </w:r>
      <w:r>
        <w:t xml:space="preserve">, </w:t>
      </w:r>
      <w:r>
        <w:rPr>
          <w:rFonts w:ascii="Consolas" w:hAnsi="Consolas"/>
          <w:color w:val="333333"/>
          <w:sz w:val="18"/>
        </w:rPr>
        <w:t>src/lib/validation/gym.ts</w:t>
      </w:r>
      <w:r>
        <w:t>.</w:t>
      </w:r>
    </w:p>
    <w:p>
      <w:r>
        <w:rPr>
          <w:b/>
        </w:rPr>
        <w:t>What would settle it.</w:t>
      </w:r>
      <w:r>
        <w:t xml:space="preserve"> Open a gym session and write down the field labels and what an invalid entry does.</w:t>
      </w:r>
    </w:p>
    <w:tbl>
      <w:tblPr>
        <w:tblStyle w:val="LightGrid-Accent1"/>
        <w:tblW w:type="auto" w:w="0"/>
        <w:tblLook w:firstColumn="1" w:firstRow="1" w:lastColumn="0" w:lastRow="0" w:noHBand="0" w:noVBand="1" w:val="04A0"/>
      </w:tblPr>
      <w:tblGrid>
        <w:gridCol w:w="8640"/>
      </w:tblGrid>
      <w:tr>
        <w:tc>
          <w:tcPr>
            <w:tcW w:type="dxa" w:w="8640"/>
          </w:tcPr>
          <w:p>
            <w:r>
              <w:rPr>
                <w:b/>
              </w:rPr>
              <w:t>Your answer</w:t>
            </w:r>
          </w:p>
        </w:tc>
      </w:tr>
      <w:tr>
        <w:tc>
          <w:tcPr>
            <w:tcW w:type="dxa" w:w="8640"/>
          </w:tcPr>
          <w:p/>
        </w:tc>
      </w:tr>
      <w:tr>
        <w:tc>
          <w:tcPr>
            <w:tcW w:type="dxa" w:w="8640"/>
          </w:tcPr>
          <w:p/>
        </w:tc>
      </w:tr>
      <w:tr>
        <w:tc>
          <w:tcPr>
            <w:tcW w:type="dxa" w:w="8640"/>
          </w:tcPr>
          <w:p/>
        </w:tc>
      </w:tr>
      <w:tr>
        <w:trPr>
          <w:ins w:id="9684" w:author="Claude Code" w:date="2026-09-08T13:50:00Z"/>
        </w:trPr>
        <w:tc>
          <w:tcPr>
            <w:tcW w:type="dxa" w:w="8640"/>
          </w:tcPr>
          <w:p>
            <w:pPr>
              <w:rPr>
                <w:ins w:id="9672" w:author="Claude Code" w:date="2026-09-08T13:50:00Z"/>
              </w:rPr>
            </w:pPr>
            <w:ins w:id="9673" w:author="Claude Code" w:date="2026-09-08T13:50:00Z">
              <w:r>
                <w:rPr>
                  <w:b/>
                </w:rPr>
                <w:t xml:space="preserve">Answered by Claude Code, 8 September 2026, from src/app/(athlete)/gym/[sessionId]/page.tsx, src/components/GymSessionLogger/GymSessionLogger.tsx and src/lib/validation/gym.ts.</w:t>
              </w:r>
            </w:ins>
          </w:p>
          <w:p>
            <w:pPr>
              <w:rPr>
                <w:ins w:id="9674" w:author="Claude Code" w:date="2026-09-08T13:50:00Z"/>
              </w:rPr>
            </w:pPr>
            <w:ins w:id="9675" w:author="Claude Code" w:date="2026-09-08T13:50:00Z">
              <w:r>
                <w:t xml:space="preserve">THE QUESTION'S PREMISE NEEDS CORRECTING FIRST. In the normal logging flow there are no weight and reps fields at all. The screen shows one tappable key per set (GymSessionLogger.tsx:452), and a tap logs the PRESCRIBED reps and the resolved weight rather than asking the athlete to type what they did. The component's own header gives the reason: the prescription is right on the overwhelming majority of sets, and the athlete is standing under a bar with cold hands.</w:t>
              </w:r>
            </w:ins>
          </w:p>
          <w:p>
            <w:pPr>
              <w:rPr>
                <w:ins w:id="9676" w:author="Claude Code" w:date="2026-09-08T13:50:00Z"/>
              </w:rPr>
            </w:pPr>
            <w:ins w:id="9677" w:author="Claude Code" w:date="2026-09-08T13:50:00Z">
              <w:r>
                <w:t xml:space="preserve">So the only wording in the primary path is the keys' accessible names, both built from template literals. Unlogged: “Log set {n} of {total}, {exercise name}”. Logged: “Set {n} logged, {reps} reps at {load} kg. Correct it.” — with “no” substituted for a null reps value and “no load” for a null load.</w:t>
              </w:r>
            </w:ins>
          </w:p>
          <w:p>
            <w:pPr>
              <w:rPr>
                <w:ins w:id="9678" w:author="Claude Code" w:date="2026-09-08T13:50:00Z"/>
              </w:rPr>
            </w:pPr>
            <w:ins w:id="9679" w:author="Claude Code" w:date="2026-09-08T13:50:00Z">
              <w:r>
                <w:t xml:space="preserve">THE LABELS THE QUESTION ASKS FOR EXIST ONLY IN THE CORRECTION PANEL, which opens when an already-logged key is tapped. Heading: “Correcting set {n}”. Field labels, GymSessionLogger.tsx:507 and 525: “Reps” and “Load (kg)”. Not “Weight”.</w:t>
              </w:r>
            </w:ins>
          </w:p>
          <w:p>
            <w:pPr>
              <w:rPr>
                <w:ins w:id="9680" w:author="Claude Code" w:date="2026-09-08T13:50:00Z"/>
              </w:rPr>
            </w:pPr>
            <w:ins w:id="9681" w:author="Claude Code" w:date="2026-09-08T13:50:00Z">
              <w:r>
                <w:t xml:space="preserve">Also present, at the end of the session: “Session RPE (optional)”, a number input bounded 1 to 10.</w:t>
              </w:r>
            </w:ins>
          </w:p>
          <w:p>
            <w:pPr>
              <w:rPr>
                <w:ins w:id="9682" w:author="Claude Code" w:date="2026-09-08T13:50:00Z"/>
              </w:rPr>
            </w:pPr>
            <w:ins w:id="9683" w:author="Claude Code" w:date="2026-09-08T13:50:00Z">
              <w:r>
                <w:t xml:space="preserve">INVALID INPUT. Both inputs are type="number" (reps inputMode numeric, load inputMode decimal with step 0.5), so the keypad itself refuses most bad input. Beyond that, every write is built through buildSetInput, which safeParses against GymSetLogInput and returns null on failure rather than sending anything. The visible result on the primary path is one inline message: “Something on this set did not check out. Try again.” The schema bounds are reps_completed 0–100 and load_kg 0–500, both nullable, so a blank field is a legitimate value and not an error.</w:t>
              </w:r>
            </w:ins>
          </w:p>
        </w:tc>
      </w:tr>
    </w:tbl>
    <w:p/>
    <w:p>
      <w:pPr>
        <w:pStyle w:val="Heading4"/>
      </w:pPr>
      <w:r>
        <w:t>Q-14. The password change field wording on Me. UNVERIFIED</w:t>
      </w:r>
    </w:p>
    <w:p>
      <w:r>
        <w:rPr>
          <w:b/>
        </w:rPr>
        <w:t>The question.</w:t>
      </w:r>
      <w:r>
        <w:t xml:space="preserve"> The exact labels for current password, new password and confirmation, and the minimum length message.</w:t>
      </w:r>
    </w:p>
    <w:p>
      <w:r>
        <w:rPr>
          <w:b/>
        </w:rPr>
        <w:t>Why it matters.</w:t>
      </w:r>
      <w:r>
        <w:t xml:space="preserve"> Low risk, listed for completeness because section 4 of the Me screen specification is otherwise incomplete.</w:t>
      </w:r>
    </w:p>
    <w:p>
      <w:r>
        <w:rPr>
          <w:b/>
        </w:rPr>
        <w:t>Where I looked.</w:t>
      </w:r>
      <w:r>
        <w:t xml:space="preserve"> </w:t>
      </w:r>
      <w:r>
        <w:rPr>
          <w:rFonts w:ascii="Consolas" w:hAnsi="Consolas"/>
          <w:color w:val="333333"/>
          <w:sz w:val="18"/>
        </w:rPr>
        <w:t>src/app/(athlete)/me/page.tsx</w:t>
      </w:r>
      <w:r>
        <w:t xml:space="preserve">, </w:t>
      </w:r>
      <w:r>
        <w:rPr>
          <w:rFonts w:ascii="Consolas" w:hAnsi="Consolas"/>
          <w:color w:val="333333"/>
          <w:sz w:val="18"/>
        </w:rPr>
        <w:t>src/components/ChangePasswordForm/ChangePasswordForm.tsx</w:t>
      </w:r>
      <w:r>
        <w:t>.</w:t>
      </w:r>
    </w:p>
    <w:p>
      <w:r>
        <w:rPr>
          <w:b/>
        </w:rPr>
        <w:t>What would settle it.</w:t>
      </w:r>
      <w:r>
        <w:t xml:space="preserve"> Read them off the screen.</w:t>
      </w:r>
    </w:p>
    <w:tbl>
      <w:tblPr>
        <w:tblStyle w:val="LightGrid-Accent1"/>
        <w:tblW w:type="auto" w:w="0"/>
        <w:tblLook w:firstColumn="1" w:firstRow="1" w:lastColumn="0" w:lastRow="0" w:noHBand="0" w:noVBand="1" w:val="04A0"/>
      </w:tblPr>
      <w:tblGrid>
        <w:gridCol w:w="8640"/>
      </w:tblGrid>
      <w:tr>
        <w:tc>
          <w:tcPr>
            <w:tcW w:type="dxa" w:w="8640"/>
          </w:tcPr>
          <w:p>
            <w:r>
              <w:rPr>
                <w:b/>
              </w:rPr>
              <w:t>Your answer</w:t>
            </w:r>
          </w:p>
        </w:tc>
      </w:tr>
      <w:tr>
        <w:tc>
          <w:tcPr>
            <w:tcW w:type="dxa" w:w="8640"/>
          </w:tcPr>
          <w:p/>
        </w:tc>
      </w:tr>
      <w:tr>
        <w:tc>
          <w:tcPr>
            <w:tcW w:type="dxa" w:w="8640"/>
          </w:tcPr>
          <w:p/>
        </w:tc>
      </w:tr>
      <w:tr>
        <w:tc>
          <w:tcPr>
            <w:tcW w:type="dxa" w:w="8640"/>
          </w:tcPr>
          <w:p/>
        </w:tc>
      </w:tr>
      <w:tr>
        <w:trPr>
          <w:ins w:id="9697" w:author="Claude Code" w:date="2026-09-08T13:50:00Z"/>
        </w:trPr>
        <w:tc>
          <w:tcPr>
            <w:tcW w:type="dxa" w:w="8640"/>
          </w:tcPr>
          <w:p>
            <w:pPr>
              <w:rPr>
                <w:ins w:id="9685" w:author="Claude Code" w:date="2026-09-08T13:50:00Z"/>
              </w:rPr>
            </w:pPr>
            <w:ins w:id="9686" w:author="Claude Code" w:date="2026-09-08T13:50:00Z">
              <w:r>
                <w:rPr>
                  <w:b/>
                </w:rPr>
                <w:t xml:space="preserve">Answered by Claude Code, 8 September 2026, from src/app/(athlete)/me/page.tsx (which renders &lt;ChangePasswordForm /&gt; at line 175) and src/components/ChangePasswordForm/ChangePasswordForm.tsx.</w:t>
              </w:r>
            </w:ins>
          </w:p>
          <w:p>
            <w:pPr>
              <w:rPr>
                <w:ins w:id="9687" w:author="Claude Code" w:date="2026-09-08T13:50:00Z"/>
              </w:rPr>
            </w:pPr>
            <w:ins w:id="9688" w:author="Claude Code" w:date="2026-09-08T13:50:00Z">
              <w:r>
                <w:t xml:space="preserve">Labels, in order: “Current password”, “New password”, “Confirm new password”.</w:t>
              </w:r>
            </w:ins>
          </w:p>
          <w:p>
            <w:pPr>
              <w:rPr>
                <w:ins w:id="9689" w:author="Claude Code" w:date="2026-09-08T13:50:00Z"/>
              </w:rPr>
            </w:pPr>
            <w:ins w:id="9690" w:author="Claude Code" w:date="2026-09-08T13:50:00Z">
              <w:r>
                <w:t xml:space="preserve">Helper under the new password field: “At least 12 characters.” Built from the MIN_LENGTH constant (ChangePasswordForm.tsx:11), not a literal; resolved value 12, which is what docs/09-security-and-compliance.md §8 specifies.</w:t>
              </w:r>
            </w:ins>
          </w:p>
          <w:p>
            <w:pPr>
              <w:rPr>
                <w:ins w:id="9691" w:author="Claude Code" w:date="2026-09-08T13:50:00Z"/>
              </w:rPr>
            </w:pPr>
            <w:ins w:id="9692" w:author="Claude Code" w:date="2026-09-08T13:50:00Z">
              <w:r>
                <w:t xml:space="preserve">MINIMUM-LENGTH MESSAGE, shown inline in a &lt;p class="form-error" role="alert"&gt;: “Use at least 12 characters.” Also from MIN_LENGTH, so the two numbers cannot drift apart.</w:t>
              </w:r>
            </w:ins>
          </w:p>
          <w:p>
            <w:pPr>
              <w:rPr>
                <w:ins w:id="9693" w:author="Claude Code" w:date="2026-09-08T13:50:00Z"/>
              </w:rPr>
            </w:pPr>
            <w:ins w:id="9694" w:author="Claude Code" w:date="2026-09-08T13:50:00Z">
              <w:r>
                <w:t xml:space="preserve">The other two messages on the same form, since they are the rest of what an athlete can hit: “Choose a different password.” when the new password equals the current one, and “The new password and its confirmation do not match.”</w:t>
              </w:r>
            </w:ins>
          </w:p>
          <w:p>
            <w:pPr>
              <w:rPr>
                <w:ins w:id="9695" w:author="Claude Code" w:date="2026-09-08T13:50:00Z"/>
              </w:rPr>
            </w:pPr>
            <w:ins w:id="9696" w:author="Claude Code" w:date="2026-09-08T13:50:00Z">
              <w:r>
                <w:t xml:space="preserve">The three inputs carry autoComplete="current-password", “new-password” and “new-password”, so a password manager fills and offers to save correctly. No placeholder text on any of them.</w:t>
              </w:r>
            </w:ins>
          </w:p>
        </w:tc>
      </w:tr>
    </w:tbl>
    <w:p/>
    <w:p>
      <w:pPr>
        <w:pStyle w:val="Heading2"/>
      </w:pPr>
      <w:r>
        <w:t>Part 3. Product wide unknowns</w:t>
      </w:r>
    </w:p>
    <w:p>
      <w:pPr>
        <w:pStyle w:val="Heading4"/>
      </w:pPr>
      <w:r>
        <w:t>Q-15. Do the two nudges named in the compliance document exist at all? UNVERIFIED and probably NOT BUILT</w:t>
      </w:r>
    </w:p>
    <w:p>
      <w:r>
        <w:rPr>
          <w:b/>
        </w:rPr>
        <w:t>The question.</w:t>
      </w:r>
      <w:r>
        <w:t xml:space="preserve"> </w:t>
      </w:r>
      <w:r>
        <w:rPr>
          <w:rFonts w:ascii="Consolas" w:hAnsi="Consolas"/>
          <w:color w:val="333333"/>
          <w:sz w:val="18"/>
        </w:rPr>
        <w:t>docs/09-security-and-compliance.md:507</w:t>
      </w:r>
      <w:r>
        <w:t xml:space="preserve"> names </w:t>
      </w:r>
      <w:r>
        <w:rPr>
          <w:rFonts w:ascii="Consolas" w:hAnsi="Consolas"/>
          <w:color w:val="333333"/>
          <w:sz w:val="18"/>
        </w:rPr>
        <w:t>athlete.wellness.nudge</w:t>
      </w:r>
      <w:r>
        <w:t xml:space="preserve"> and </w:t>
      </w:r>
      <w:r>
        <w:rPr>
          <w:rFonts w:ascii="Consolas" w:hAnsi="Consolas"/>
          <w:color w:val="333333"/>
          <w:sz w:val="18"/>
        </w:rPr>
        <w:t>athlete.rpe.nudge</w:t>
      </w:r>
      <w:r>
        <w:t xml:space="preserve">, and constrains them carefully: one per entry, one per day, three per rolling week, stopping after three consecutive missed days, no guilt or streak language, and tighter limits for minors. </w:t>
      </w:r>
      <w:r>
        <w:rPr>
          <w:b/>
        </w:rPr>
        <w:t>Neither appears in the notification catalogue.</w:t>
      </w:r>
    </w:p>
    <w:p>
      <w:r>
        <w:rPr>
          <w:b/>
        </w:rPr>
        <w:t>Why it matters.</w:t>
      </w:r>
      <w:r>
        <w:t xml:space="preserve"> Either the catalogue is incomplete, or the compliance document specifies two notifications nobody built and the careful constraints protect nothing. The minors' limits in particular cannot apply to notifications that do not exist.</w:t>
      </w:r>
    </w:p>
    <w:p>
      <w:r>
        <w:rPr>
          <w:b/>
        </w:rPr>
        <w:t>Where I looked.</w:t>
      </w:r>
      <w:r>
        <w:t xml:space="preserve"> </w:t>
      </w:r>
      <w:r>
        <w:rPr>
          <w:rFonts w:ascii="Consolas" w:hAnsi="Consolas"/>
          <w:color w:val="333333"/>
          <w:sz w:val="18"/>
        </w:rPr>
        <w:t>src/lib/notifications/catalogue.ts</w:t>
      </w:r>
      <w:r>
        <w:t xml:space="preserve">, which carries </w:t>
      </w:r>
      <w:r>
        <w:rPr>
          <w:rFonts w:ascii="Consolas" w:hAnsi="Consolas"/>
          <w:color w:val="333333"/>
          <w:sz w:val="18"/>
        </w:rPr>
        <w:t>athlete.flag.shared</w:t>
      </w:r>
      <w:r>
        <w:t xml:space="preserve">, </w:t>
      </w:r>
      <w:r>
        <w:rPr>
          <w:rFonts w:ascii="Consolas" w:hAnsi="Consolas"/>
          <w:color w:val="333333"/>
          <w:sz w:val="18"/>
        </w:rPr>
        <w:t>athlete.compliance.weekly</w:t>
      </w:r>
      <w:r>
        <w:t xml:space="preserve"> and </w:t>
      </w:r>
      <w:r>
        <w:rPr>
          <w:rFonts w:ascii="Consolas" w:hAnsi="Consolas"/>
          <w:color w:val="333333"/>
          <w:sz w:val="18"/>
        </w:rPr>
        <w:t>athlete.leaderboard.weekly</w:t>
      </w:r>
      <w:r>
        <w:t xml:space="preserve"> and nothing else. Searched the whole of </w:t>
      </w:r>
      <w:r>
        <w:rPr>
          <w:rFonts w:ascii="Consolas" w:hAnsi="Consolas"/>
          <w:color w:val="333333"/>
          <w:sz w:val="18"/>
        </w:rPr>
        <w:t>src/</w:t>
      </w:r>
      <w:r>
        <w:t xml:space="preserve"> for both identifiers.</w:t>
      </w:r>
    </w:p>
    <w:p>
      <w:r>
        <w:rPr>
          <w:b/>
        </w:rPr>
        <w:t>What would settle it.</w:t>
      </w:r>
      <w:r>
        <w:t xml:space="preserve"> Say whether these were ever built, or whether the compliance document is describing an intention. If it is an intention, the document should say so.</w:t>
      </w:r>
    </w:p>
    <w:tbl>
      <w:tblPr>
        <w:tblStyle w:val="LightGrid-Accent1"/>
        <w:tblW w:type="auto" w:w="0"/>
        <w:tblLook w:firstColumn="1" w:firstRow="1" w:lastColumn="0" w:lastRow="0" w:noHBand="0" w:noVBand="1" w:val="04A0"/>
      </w:tblPr>
      <w:tblGrid>
        <w:gridCol w:w="8640"/>
      </w:tblGrid>
      <w:tr>
        <w:tc>
          <w:tcPr>
            <w:tcW w:type="dxa" w:w="8640"/>
          </w:tcPr>
          <w:p>
            <w:r>
              <w:rPr>
                <w:b/>
              </w:rPr>
              <w:t>Your answer</w:t>
            </w:r>
          </w:p>
        </w:tc>
      </w:tr>
      <w:tr>
        <w:tc>
          <w:tcPr>
            <w:tcW w:type="dxa" w:w="8640"/>
          </w:tcPr>
          <w:p>
            <w:ins w:id="9201" w:author="Claude" w:date="2026-09-08T00:00:00Z">
              <w:r>
                <w:t>Answered within this document already, Claude, 8 September 2026: they were never built. DECISION 12 and Gap G-A5 both confirm the catalogue holds only athlete.flag.shared, athlete.compliance.weekly and athlete.leaderboard.weekly, and neither wellness.nudge nor rpe.nudge exists anywhere in src/. The compliance document is describing an intention that was never implemented. Recommend the compliance document say so explicitly, or the two nudges get built, rather than leaving a careful policy protecting nothing.</w:t>
              </w:r>
            </w:ins>
            <w:ins w:id="9202" w:author="Claude" w:date="2026-09-08T01:15:00Z">
              <w:r>
                <w:rPr>
                  <w:b/>
                </w:rPr>
                <w:t xml:space="preserve"> Decided by Isabella, 8 September 2026: build them.</w:t>
              </w:r>
              <w:r>
                <w:t xml:space="preserve"> athlete.wellness.nudge and athlete.rpe.nudge get added to the notification catalogue and actually sent, as push, per the limits already specified in docs/09-security-and-compliance.md:507: one per entry, one per day, three per rolling week, stopping after three consecutive missed days, no guilt or streak language, tighter limits for under 18s. This is what moved Q-30's push decision up; see there for the sequencing change.</w:t>
              </w:r>
            </w:ins>
          </w:p>
        </w:tc>
      </w:tr>
      <w:tr>
        <w:tc>
          <w:tcPr>
            <w:tcW w:type="dxa" w:w="8640"/>
          </w:tcPr>
          <w:p/>
        </w:tc>
      </w:tr>
      <w:tr>
        <w:tc>
          <w:tcPr>
            <w:tcW w:type="dxa" w:w="8640"/>
          </w:tcPr>
          <w:p/>
        </w:tc>
      </w:tr>
    </w:tbl>
    <w:p/>
    <w:p>
      <w:pPr>
        <w:pStyle w:val="Heading4"/>
      </w:pPr>
      <w:r>
        <w:t>Q-16. What happens to an athlete's account when they leave the club? UNVERIFIED</w:t>
      </w:r>
    </w:p>
    <w:p>
      <w:r>
        <w:rPr>
          <w:b/>
        </w:rPr>
        <w:t>The question.</w:t>
      </w:r>
      <w:r>
        <w:t xml:space="preserve"> </w:t>
      </w:r>
      <w:r>
        <w:rPr>
          <w:rFonts w:ascii="Consolas" w:hAnsi="Consolas"/>
          <w:color w:val="333333"/>
          <w:sz w:val="18"/>
        </w:rPr>
        <w:t>athletes.left_at</w:t>
      </w:r>
      <w:r>
        <w:t xml:space="preserve"> exists and athlete data is never hard deleted. What happens to the person's login, what they see if they open the app, and whether they keep access to their own history was not found.</w:t>
      </w:r>
    </w:p>
    <w:p>
      <w:r>
        <w:rPr>
          <w:b/>
        </w:rPr>
        <w:t>Why it matters.</w:t>
      </w:r>
      <w:r>
        <w:t xml:space="preserve"> Every club will ask this, and so will every player. A player who moves clubs and opens the app to a broken screen is a support problem and a trust problem. There is also a live decision inside it: a transfer creates a fresh record with no link to the old one, decided already, so the old account still exists somewhere.</w:t>
      </w:r>
    </w:p>
    <w:p>
      <w:r>
        <w:rPr>
          <w:b/>
        </w:rPr>
        <w:t>Where I looked.</w:t>
      </w:r>
      <w:r>
        <w:t xml:space="preserve"> </w:t>
      </w:r>
      <w:r>
        <w:rPr>
          <w:rFonts w:ascii="Consolas" w:hAnsi="Consolas"/>
          <w:color w:val="333333"/>
          <w:sz w:val="18"/>
        </w:rPr>
        <w:t>src/lib/retention/</w:t>
      </w:r>
      <w:r>
        <w:t xml:space="preserve">, </w:t>
      </w:r>
      <w:r>
        <w:rPr>
          <w:rFonts w:ascii="Consolas" w:hAnsi="Consolas"/>
          <w:color w:val="333333"/>
          <w:sz w:val="18"/>
        </w:rPr>
        <w:t>docs/09-security-and-compliance.md</w:t>
      </w:r>
      <w:r>
        <w:t xml:space="preserve"> section 5, </w:t>
      </w:r>
      <w:r>
        <w:rPr>
          <w:rFonts w:ascii="Consolas" w:hAnsi="Consolas"/>
          <w:color w:val="333333"/>
          <w:sz w:val="18"/>
        </w:rPr>
        <w:t>docs/12-product-tiers.md</w:t>
      </w:r>
      <w:r>
        <w:t>, and the athletes table.</w:t>
      </w:r>
    </w:p>
    <w:p>
      <w:r>
        <w:rPr>
          <w:b/>
        </w:rPr>
        <w:t>What would settle it.</w:t>
      </w:r>
      <w:r>
        <w:t xml:space="preserve"> Describe what should happen: does the login still work, what do they see, and can they still export their own history.</w:t>
      </w:r>
    </w:p>
    <w:tbl>
      <w:tblPr>
        <w:tblStyle w:val="LightGrid-Accent1"/>
        <w:tblW w:type="auto" w:w="0"/>
        <w:tblLook w:firstColumn="1" w:firstRow="1" w:lastColumn="0" w:lastRow="0" w:noHBand="0" w:noVBand="1" w:val="04A0"/>
      </w:tblPr>
      <w:tblGrid>
        <w:gridCol w:w="8640"/>
      </w:tblGrid>
      <w:tr>
        <w:tc>
          <w:tcPr>
            <w:tcW w:type="dxa" w:w="8640"/>
          </w:tcPr>
          <w:p>
            <w:r>
              <w:rPr>
                <w:b/>
              </w:rPr>
              <w:t>Your answer</w:t>
            </w:r>
          </w:p>
        </w:tc>
      </w:tr>
      <w:tr>
        <w:tc>
          <w:tcPr>
            <w:tcW w:type="dxa" w:w="8640"/>
          </w:tcPr>
          <w:p>
            <w:ins w:id="9202" w:author="Claude" w:date="2026-09-08T00:00:00Z">
              <w:r>
                <w:t>Claude's recommendation, pending your confirmation: the login is disabled at the point left_at is set, rather than staying live indefinitely. Before that point, while still marked as leaving, the athlete keeps access to export their own history through the existing /me/export route, so nobody loses their own record on the way out. This needs a real decision from you, since it also has a legal answer: check it against the retention table in docs/09-security-and-compliance.md section 5 before treating it as settled.</w:t>
              </w:r>
            </w:ins>
            <w:ins w:id="9203" w:author="Claude" w:date="2026-09-08T01:20:00Z">
              <w:r>
                <w:rPr>
                  <w:b/>
                </w:rPr>
                <w:t xml:space="preserve"> Confirmed by Isabella, 8 September 2026: login disabled at left_at, export access kept until then.</w:t>
              </w:r>
            </w:ins>
          </w:p>
        </w:tc>
      </w:tr>
      <w:tr>
        <w:tc>
          <w:tcPr>
            <w:tcW w:type="dxa" w:w="8640"/>
          </w:tcPr>
          <w:p/>
        </w:tc>
      </w:tr>
      <w:tr>
        <w:tc>
          <w:tcPr>
            <w:tcW w:type="dxa" w:w="8640"/>
          </w:tcPr>
          <w:p/>
        </w:tc>
      </w:tr>
    </w:tbl>
    <w:p/>
    <w:p>
      <w:pPr>
        <w:pStyle w:val="Heading4"/>
      </w:pPr>
      <w:r>
        <w:t>Q-17. What happens to club data if the club stops paying? UNVERIFIED</w:t>
      </w:r>
    </w:p>
    <w:p>
      <w:r>
        <w:rPr>
          <w:b/>
        </w:rPr>
        <w:t>The question.</w:t>
      </w:r>
      <w:r>
        <w:t xml:space="preserve"> Nothing was found specifying this. There is no billing surface in the product by design, so it is an operational process rather than a feature, but the data question is still a specification question.</w:t>
      </w:r>
    </w:p>
    <w:p>
      <w:r>
        <w:rPr>
          <w:b/>
        </w:rPr>
        <w:t>Why it matters.</w:t>
      </w:r>
      <w:r>
        <w:t xml:space="preserve"> It is the question that decides whether a club trusts you with a season of injury records. It also has a legal edge: the club is the controller and Fydr is the processor, and a processor holding data after the contract ends needs a written basis.</w:t>
      </w:r>
    </w:p>
    <w:p>
      <w:r>
        <w:rPr>
          <w:b/>
        </w:rPr>
        <w:t>Where I looked.</w:t>
      </w:r>
      <w:r>
        <w:t xml:space="preserve"> </w:t>
      </w:r>
      <w:r>
        <w:rPr>
          <w:rFonts w:ascii="Consolas" w:hAnsi="Consolas"/>
          <w:color w:val="333333"/>
          <w:sz w:val="18"/>
        </w:rPr>
        <w:t>docs/12-product-tiers.md</w:t>
      </w:r>
      <w:r>
        <w:t xml:space="preserve">, </w:t>
      </w:r>
      <w:r>
        <w:rPr>
          <w:rFonts w:ascii="Consolas" w:hAnsi="Consolas"/>
          <w:color w:val="333333"/>
          <w:sz w:val="18"/>
        </w:rPr>
        <w:t>docs/09-security-and-compliance.md</w:t>
      </w:r>
      <w:r>
        <w:t xml:space="preserve">, </w:t>
      </w:r>
      <w:r>
        <w:rPr>
          <w:rFonts w:ascii="Consolas" w:hAnsi="Consolas"/>
          <w:color w:val="333333"/>
          <w:sz w:val="18"/>
        </w:rPr>
        <w:t>src/lib/tier.ts</w:t>
      </w:r>
      <w:r>
        <w:t xml:space="preserve">, </w:t>
      </w:r>
      <w:r>
        <w:rPr>
          <w:rFonts w:ascii="Consolas" w:hAnsi="Consolas"/>
          <w:color w:val="333333"/>
          <w:sz w:val="18"/>
        </w:rPr>
        <w:t>src/lib/retention/</w:t>
      </w:r>
      <w:r>
        <w:t>.</w:t>
      </w:r>
    </w:p>
    <w:p>
      <w:r>
        <w:rPr>
          <w:b/>
        </w:rPr>
        <w:t>What would settle it.</w:t>
      </w:r>
      <w:r>
        <w:t xml:space="preserve"> Describe the intended behaviour: a read only period, an export window, a deletion timetable, or something else.</w:t>
      </w:r>
    </w:p>
    <w:tbl>
      <w:tblPr>
        <w:tblStyle w:val="LightGrid-Accent1"/>
        <w:tblW w:type="auto" w:w="0"/>
        <w:tblLook w:firstColumn="1" w:firstRow="1" w:lastColumn="0" w:lastRow="0" w:noHBand="0" w:noVBand="1" w:val="04A0"/>
      </w:tblPr>
      <w:tblGrid>
        <w:gridCol w:w="8640"/>
      </w:tblGrid>
      <w:tr>
        <w:tc>
          <w:tcPr>
            <w:tcW w:type="dxa" w:w="8640"/>
          </w:tcPr>
          <w:p>
            <w:r>
              <w:rPr>
                <w:b/>
              </w:rPr>
              <w:t>Your answer</w:t>
            </w:r>
          </w:p>
        </w:tc>
      </w:tr>
      <w:tr>
        <w:tc>
          <w:tcPr>
            <w:tcW w:type="dxa" w:w="8640"/>
          </w:tcPr>
          <w:p>
            <w:ins w:id="9203" w:author="Claude" w:date="2026-09-08T00:00:00Z">
              <w:r>
                <w:t>Claude's recommendation, pending your confirmation: a defined read only period after a club stops paying, for example 60 to 90 days, during which the club can export everything and settle up, followed by archival rather than deletion given the article 17(3) retention duties already documented for injury records. This is a commercial and legal decision as much as a product one; treat it as part of the Data Processing Agreement work already on your list, not a standalone specification question.</w:t>
              </w:r>
            </w:ins>
            <w:ins w:id="9204" w:author="Claude" w:date="2026-09-08T01:22:00Z">
              <w:r>
                <w:rPr>
                  <w:b/>
                </w:rPr>
                <w:t xml:space="preserve"> Confirmed by Isabella, 8 September 2026: 60 to 90 days read only with export access, then archive. Final wording still needs to be checked against the Data Processing Agreement once drafted.</w:t>
              </w:r>
            </w:ins>
          </w:p>
        </w:tc>
      </w:tr>
      <w:tr>
        <w:tc>
          <w:tcPr>
            <w:tcW w:type="dxa" w:w="8640"/>
          </w:tcPr>
          <w:p/>
        </w:tc>
      </w:tr>
      <w:tr>
        <w:tc>
          <w:tcPr>
            <w:tcW w:type="dxa" w:w="8640"/>
          </w:tcPr>
          <w:p/>
        </w:tc>
      </w:tr>
    </w:tbl>
    <w:p/>
    <w:p>
      <w:pPr>
        <w:pStyle w:val="Heading4"/>
      </w:pPr>
      <w:r>
        <w:t>Q-18. Is the athlete told when staff have read or acted on what they submitted? UNVERIFIED</w:t>
      </w:r>
    </w:p>
    <w:p>
      <w:r>
        <w:rPr>
          <w:b/>
        </w:rPr>
        <w:t>The question.</w:t>
      </w:r>
      <w:r>
        <w:t xml:space="preserve"> </w:t>
      </w:r>
      <w:r>
        <w:rPr>
          <w:rFonts w:ascii="Consolas" w:hAnsi="Consolas"/>
          <w:color w:val="333333"/>
          <w:sz w:val="18"/>
        </w:rPr>
        <w:t>athlete.flag.shared</w:t>
      </w:r>
      <w:r>
        <w:t xml:space="preserve"> exists in the catalogue and fires when staff acknowledge a flag raised about the athlete. It is push only and off by default. Whether anything else closes the loop was not found.</w:t>
      </w:r>
    </w:p>
    <w:p>
      <w:r>
        <w:rPr>
          <w:b/>
        </w:rPr>
        <w:t>Why it matters.</w:t>
      </w:r>
      <w:r>
        <w:t xml:space="preserve"> An athlete who reports a problem and hears nothing concludes the app does not work. The submission is immutable and they cannot chase it.</w:t>
      </w:r>
    </w:p>
    <w:p>
      <w:r>
        <w:rPr>
          <w:b/>
        </w:rPr>
        <w:t>Where I looked.</w:t>
      </w:r>
      <w:r>
        <w:t xml:space="preserve"> </w:t>
      </w:r>
      <w:r>
        <w:rPr>
          <w:rFonts w:ascii="Consolas" w:hAnsi="Consolas"/>
          <w:color w:val="333333"/>
          <w:sz w:val="18"/>
        </w:rPr>
        <w:t>src/lib/notifications/catalogue.ts</w:t>
      </w:r>
      <w:r>
        <w:t xml:space="preserve">, </w:t>
      </w:r>
      <w:r>
        <w:rPr>
          <w:rFonts w:ascii="Consolas" w:hAnsi="Consolas"/>
          <w:color w:val="333333"/>
          <w:sz w:val="18"/>
        </w:rPr>
        <w:t>src/app/(athlete)/report-problem/page.tsx</w:t>
      </w:r>
      <w:r>
        <w:t xml:space="preserve">, </w:t>
      </w:r>
      <w:r>
        <w:rPr>
          <w:rFonts w:ascii="Consolas" w:hAnsi="Consolas"/>
          <w:color w:val="333333"/>
          <w:sz w:val="18"/>
        </w:rPr>
        <w:t>src/lib/queries/problemReports.ts</w:t>
      </w:r>
      <w:r>
        <w:t>.</w:t>
      </w:r>
    </w:p>
    <w:p>
      <w:r>
        <w:rPr>
          <w:b/>
        </w:rPr>
        <w:t>What would settle it.</w:t>
      </w:r>
      <w:r>
        <w:t xml:space="preserve"> Say what an athlete should be told, and when, after they report a problem.</w:t>
      </w:r>
    </w:p>
    <w:tbl>
      <w:tblPr>
        <w:tblStyle w:val="LightGrid-Accent1"/>
        <w:tblW w:type="auto" w:w="0"/>
        <w:tblLook w:firstColumn="1" w:firstRow="1" w:lastColumn="0" w:lastRow="0" w:noHBand="0" w:noVBand="1" w:val="04A0"/>
      </w:tblPr>
      <w:tblGrid>
        <w:gridCol w:w="8640"/>
      </w:tblGrid>
      <w:tr>
        <w:tc>
          <w:tcPr>
            <w:tcW w:type="dxa" w:w="8640"/>
          </w:tcPr>
          <w:p>
            <w:r>
              <w:rPr>
                <w:b/>
              </w:rPr>
              <w:t>Your answer</w:t>
            </w:r>
          </w:p>
        </w:tc>
      </w:tr>
      <w:tr>
        <w:tc>
          <w:tcPr>
            <w:tcW w:type="dxa" w:w="8640"/>
          </w:tcPr>
          <w:p>
            <w:ins w:id="9204" w:author="Claude" w:date="2026-09-08T00:00:00Z">
              <w:r>
                <w:t>Claude's recommendation, pending your confirmation: once push notifications actually exist (see Q-30), tell them their report was seen, not what was decided about it, the moment a medic acknowledges it. Until push exists this cannot be built at all, so the honest interim answer is that nothing tells them, and that gap should be stated rather than left silent.</w:t>
              </w:r>
            </w:ins>
            <w:ins w:id="9205" w:author="Claude" w:date="2026-09-08T01:25:00Z">
              <w:r>
                <w:rPr>
                  <w:b/>
                </w:rPr>
                <w:t xml:space="preserve"> Confirmed by Isabella, 8 September 2026.</w:t>
              </w:r>
              <w:r>
                <w:t xml:space="preserve"> Since push infrastructure has since moved up to now rather than later (see Q-15 and Q-30), this notification can be built alongside the wellness and RPE nudges rather than waiting on a separate future push effort.</w:t>
              </w:r>
            </w:ins>
          </w:p>
        </w:tc>
      </w:tr>
      <w:tr>
        <w:tc>
          <w:tcPr>
            <w:tcW w:type="dxa" w:w="8640"/>
          </w:tcPr>
          <w:p/>
        </w:tc>
      </w:tr>
      <w:tr>
        <w:tc>
          <w:tcPr>
            <w:tcW w:type="dxa" w:w="8640"/>
          </w:tcPr>
          <w:p/>
        </w:tc>
      </w:tr>
    </w:tbl>
    <w:p/>
    <w:p>
      <w:pPr>
        <w:pStyle w:val="Heading4"/>
      </w:pPr>
      <w:r>
        <w:t>Q-19. Can a problem report be retracted? UNVERIFIED</w:t>
      </w:r>
    </w:p>
    <w:p>
      <w:r>
        <w:rPr>
          <w:b/>
        </w:rPr>
        <w:t>The question.</w:t>
      </w:r>
      <w:r>
        <w:t xml:space="preserve"> An athlete files a report and it appears below the form. Whether they can withdraw it, and for how long, was not established.</w:t>
      </w:r>
    </w:p>
    <w:p>
      <w:r>
        <w:rPr>
          <w:b/>
        </w:rPr>
        <w:t>Why it matters.</w:t>
      </w:r>
      <w:r>
        <w:t xml:space="preserve"> A player who reports something in the heat of a session and wants to take it back has no obvious route. Equally, a medic's triage queue that loses entries is worse. There is a real tension here and it needs a decision rather than a default.</w:t>
      </w:r>
    </w:p>
    <w:p>
      <w:r>
        <w:rPr>
          <w:b/>
        </w:rPr>
        <w:t>Where I looked.</w:t>
      </w:r>
      <w:r>
        <w:t xml:space="preserve"> </w:t>
      </w:r>
      <w:r>
        <w:rPr>
          <w:rFonts w:ascii="Consolas" w:hAnsi="Consolas"/>
          <w:color w:val="333333"/>
          <w:sz w:val="18"/>
        </w:rPr>
        <w:t>src/app/(athlete)/report-problem/page.tsx</w:t>
      </w:r>
      <w:r>
        <w:t xml:space="preserve">, </w:t>
      </w:r>
      <w:r>
        <w:rPr>
          <w:rFonts w:ascii="Consolas" w:hAnsi="Consolas"/>
          <w:color w:val="333333"/>
          <w:sz w:val="18"/>
        </w:rPr>
        <w:t>src/lib/queries/problemReports.ts</w:t>
      </w:r>
      <w:r>
        <w:t>, migration 0040.</w:t>
      </w:r>
    </w:p>
    <w:p>
      <w:r>
        <w:rPr>
          <w:b/>
        </w:rPr>
        <w:t>What would settle it.</w:t>
      </w:r>
      <w:r>
        <w:t xml:space="preserve"> Say whether retraction should exist and, if so, for how long and what the medic sees.</w:t>
      </w:r>
    </w:p>
    <w:tbl>
      <w:tblPr>
        <w:tblStyle w:val="LightGrid-Accent1"/>
        <w:tblW w:type="auto" w:w="0"/>
        <w:tblLook w:firstColumn="1" w:firstRow="1" w:lastColumn="0" w:lastRow="0" w:noHBand="0" w:noVBand="1" w:val="04A0"/>
      </w:tblPr>
      <w:tblGrid>
        <w:gridCol w:w="8640"/>
      </w:tblGrid>
      <w:tr>
        <w:tc>
          <w:tcPr>
            <w:tcW w:type="dxa" w:w="8640"/>
          </w:tcPr>
          <w:p>
            <w:r>
              <w:rPr>
                <w:b/>
              </w:rPr>
              <w:t>Your answer</w:t>
            </w:r>
          </w:p>
        </w:tc>
      </w:tr>
      <w:tr>
        <w:tc>
          <w:tcPr>
            <w:tcW w:type="dxa" w:w="8640"/>
          </w:tcPr>
          <w:p>
            <w:ins w:id="9205" w:author="Claude" w:date="2026-09-08T00:00:00Z">
              <w:r>
                <w:t>Claude's recommendation, pending your confirmation: allow retraction within a short window, for example one hour, before it is likely to have been triaged. After that window, or once a medic has opened it, it should stand, with the medic seeing that it was later marked resolved by the athlete rather than seeing it vanish from the queue.</w:t>
              </w:r>
            </w:ins>
            <w:ins w:id="9206" w:author="Claude" w:date="2026-09-08T01:27:00Z">
              <w:r>
                <w:rPr>
                  <w:b/>
                </w:rPr>
                <w:t xml:space="preserve"> Confirmed by Isabella, 8 September 2026: one hour window.</w:t>
              </w:r>
            </w:ins>
          </w:p>
        </w:tc>
      </w:tr>
      <w:tr>
        <w:tc>
          <w:tcPr>
            <w:tcW w:type="dxa" w:w="8640"/>
          </w:tcPr>
          <w:p/>
        </w:tc>
      </w:tr>
      <w:tr>
        <w:tc>
          <w:tcPr>
            <w:tcW w:type="dxa" w:w="8640"/>
          </w:tcPr>
          <w:p/>
        </w:tc>
      </w:tr>
    </w:tbl>
    <w:p/>
    <w:p>
      <w:pPr>
        <w:pStyle w:val="Heading4"/>
      </w:pPr>
      <w:r>
        <w:t>Q-20. Does MET-036's visibility rule still hold? UNVERIFIED</w:t>
      </w:r>
    </w:p>
    <w:p>
      <w:r>
        <w:rPr>
          <w:b/>
        </w:rPr>
        <w:t>The question.</w:t>
      </w:r>
      <w:r>
        <w:t xml:space="preserve"> The staff nutrition screen states that the athlete never sees their body mass target range in their own app, and that it is never ranked. But </w:t>
      </w:r>
      <w:r>
        <w:rPr>
          <w:rFonts w:ascii="Consolas" w:hAnsi="Consolas"/>
          <w:color w:val="333333"/>
          <w:sz w:val="18"/>
        </w:rPr>
        <w:t>/programme/nutrition</w:t>
      </w:r>
      <w:r>
        <w:t xml:space="preserve"> reads </w:t>
      </w:r>
      <w:r>
        <w:rPr>
          <w:rFonts w:ascii="Consolas" w:hAnsi="Consolas"/>
          <w:color w:val="333333"/>
          <w:sz w:val="18"/>
        </w:rPr>
        <w:t>body_mass_kg</w:t>
      </w:r>
      <w:r>
        <w:t>, and the nutrition guidance screen shows targets.</w:t>
      </w:r>
    </w:p>
    <w:p>
      <w:r>
        <w:rPr>
          <w:b/>
        </w:rPr>
        <w:t>Why it matters.</w:t>
      </w:r>
      <w:r>
        <w:t xml:space="preserve"> This is the one place a written visibility promise and a screen's imports appear to disagree. Either the promise is stale or the screen shows something it should not.</w:t>
      </w:r>
    </w:p>
    <w:p>
      <w:r>
        <w:rPr>
          <w:b/>
        </w:rPr>
        <w:t>Where I looked.</w:t>
      </w:r>
      <w:r>
        <w:t xml:space="preserve"> </w:t>
      </w:r>
      <w:r>
        <w:rPr>
          <w:rFonts w:ascii="Consolas" w:hAnsi="Consolas"/>
          <w:color w:val="333333"/>
          <w:sz w:val="18"/>
        </w:rPr>
        <w:t>src/app/(athlete)/programme/nutrition/page.tsx</w:t>
      </w:r>
      <w:r>
        <w:t xml:space="preserve">, </w:t>
      </w:r>
      <w:r>
        <w:rPr>
          <w:rFonts w:ascii="Consolas" w:hAnsi="Consolas"/>
          <w:color w:val="333333"/>
          <w:sz w:val="18"/>
        </w:rPr>
        <w:t>docs/metrics.md</w:t>
      </w:r>
      <w:r>
        <w:t xml:space="preserve"> MET-036, and the staff nutrition screen's own copy.</w:t>
      </w:r>
    </w:p>
    <w:p>
      <w:r>
        <w:rPr>
          <w:b/>
        </w:rPr>
        <w:t>What would settle it.</w:t>
      </w:r>
      <w:r>
        <w:t xml:space="preserve"> Open </w:t>
      </w:r>
      <w:r>
        <w:rPr>
          <w:rFonts w:ascii="Consolas" w:hAnsi="Consolas"/>
          <w:color w:val="333333"/>
          <w:sz w:val="18"/>
        </w:rPr>
        <w:t>/programme/nutrition</w:t>
      </w:r>
      <w:r>
        <w:t xml:space="preserve"> and say whether a target RANGE is visible, as opposed to the daily targets.</w:t>
      </w:r>
    </w:p>
    <w:tbl>
      <w:tblPr>
        <w:tblStyle w:val="LightGrid-Accent1"/>
        <w:tblW w:type="auto" w:w="0"/>
        <w:tblLook w:firstColumn="1" w:firstRow="1" w:lastColumn="0" w:lastRow="0" w:noHBand="0" w:noVBand="1" w:val="04A0"/>
      </w:tblPr>
      <w:tblGrid>
        <w:gridCol w:w="8640"/>
      </w:tblGrid>
      <w:tr>
        <w:tc>
          <w:tcPr>
            <w:tcW w:type="dxa" w:w="8640"/>
          </w:tcPr>
          <w:p>
            <w:r>
              <w:rPr>
                <w:b/>
              </w:rPr>
              <w:t>Your answer</w:t>
            </w:r>
          </w:p>
        </w:tc>
      </w:tr>
      <w:tr>
        <w:tc>
          <w:tcPr>
            <w:tcW w:type="dxa" w:w="8640"/>
          </w:tcPr>
          <w:p>
            <w:ins w:id="9210" w:author="Claude" w:date="2026-09-08T00:00:00Z">
              <w:r>
                <w:t>Not answerable from this document alone, Claude, 8 September 2026: the screen shows targets and reads body_mass_kg to compute them, but whether it displays the RANGE itself, as opposed to using it invisibly to calculate the daily numbers, needs a Claude Code pass reading the actual JSX rather than a document review. Send this to Claude Code as a Run level check rather than treating it as open in the abstract.</w:t>
              </w:r>
            </w:ins>
          </w:p>
        </w:tc>
      </w:tr>
      <w:tr>
        <w:tc>
          <w:tcPr>
            <w:tcW w:type="dxa" w:w="8640"/>
          </w:tcPr>
          <w:p/>
        </w:tc>
      </w:tr>
      <w:tr>
        <w:trPr>
          <w:ins w:id="9710" w:author="Claude Code" w:date="2026-09-08T13:50:00Z"/>
        </w:trPr>
        <w:tc>
          <w:tcPr>
            <w:tcW w:type="dxa" w:w="8640"/>
          </w:tcPr>
          <w:p>
            <w:pPr>
              <w:rPr>
                <w:ins w:id="9698" w:author="Claude Code" w:date="2026-09-08T13:50:00Z"/>
              </w:rPr>
            </w:pPr>
            <w:ins w:id="9699" w:author="Claude Code" w:date="2026-09-08T13:50:00Z">
              <w:r>
                <w:rPr>
                  <w:b/>
                </w:rPr>
                <w:t xml:space="preserve">Answered by Claude Code, 8 September 2026, from src/app/(athlete)/programme/nutrition/page.tsx and a whole-repository search for the range table.</w:t>
              </w:r>
            </w:ins>
          </w:p>
          <w:p>
            <w:pPr>
              <w:rPr>
                <w:ins w:id="9700" w:author="Claude Code" w:date="2026-09-08T13:50:00Z"/>
              </w:rPr>
            </w:pPr>
            <w:ins w:id="9701" w:author="Claude Code" w:date="2026-09-08T13:50:00Z">
              <w:r>
                <w:t xml:space="preserve">NO LEAK. MET-036's rule holds. The screen does not render the body mass target range anywhere.</w:t>
              </w:r>
            </w:ins>
          </w:p>
          <w:p>
            <w:pPr>
              <w:rPr>
                <w:ins w:id="9702" w:author="Claude Code" w:date="2026-09-08T13:50:00Z"/>
              </w:rPr>
            </w:pPr>
            <w:ins w:id="9703" w:author="Claude Code" w:date="2026-09-08T13:50:00Z">
              <w:r>
                <w:t xml:space="preserve">What it does render, page.tsx:66-79, is the athlete's own last recorded weight, used to scale portion sizes: “Portions below are scaled to your last recorded weight, {n} kg, on a {day type}.” And when there is no weigh-in on file: “We don’t have a recent weigh-in on file for you, so portions are shown at a standard reference weight ({REFERENCE_MASS_KG} kg) until your club’s staff log one.” REFERENCE_MASS_KG is a constant, resolved value 110. Both lines close with “Reference only — nothing here is logged or tracked.”</w:t>
              </w:r>
            </w:ins>
          </w:p>
          <w:p>
            <w:pPr>
              <w:rPr>
                <w:ins w:id="9704" w:author="Claude Code" w:date="2026-09-08T13:50:00Z"/>
              </w:rPr>
            </w:pPr>
            <w:ins w:id="9705" w:author="Claude Code" w:date="2026-09-08T13:50:00Z">
              <w:r>
                <w:t xml:space="preserve">That is the athlete's own weight, which they entered themselves at the morning check-in, and a fixed constant. Neither is the staff-authored target range.</w:t>
              </w:r>
            </w:ins>
          </w:p>
          <w:p>
            <w:pPr>
              <w:rPr>
                <w:ins w:id="9706" w:author="Claude Code" w:date="2026-09-08T13:50:00Z"/>
              </w:rPr>
            </w:pPr>
            <w:ins w:id="9707" w:author="Claude Code" w:date="2026-09-08T13:50:00Z">
              <w:r>
                <w:t xml:space="preserve">HOW THIS WAS ESTABLISHED, since a negative needs its method stated. The range lives in body_mass_target_ranges (migration 0060), read only through src/lib/queries/bodyMassTargetRange.ts. Every importer of that module is a staff surface: (staff)/nutrition, (staff)/squad/[athleteId], (staff)/squad/[athleteId]/nutrition, BodyWeightPanel, nutritionWorkspace and playerProfile. No route under src/app/(athlete) references the table or the module, directly or by import.</w:t>
              </w:r>
            </w:ins>
          </w:p>
          <w:p>
            <w:pPr>
              <w:rPr>
                <w:ins w:id="9708" w:author="Claude Code" w:date="2026-09-08T13:50:00Z"/>
              </w:rPr>
            </w:pPr>
            <w:ins w:id="9709" w:author="Claude Code" w:date="2026-09-08T13:50:00Z">
              <w:r>
                <w:t xml:space="preserve">One transitive path was checked rather than assumed: the athlete page imports DAY_TYPES from src/lib/nutritionRules.ts, and that file does appear in a text search for the table name. It mentions bodyMassTargetRange only in a comment (line 149) and does not import it, and DAY_TYPES is a plain constant array of three day types. So there is no route from this screen to the range.</w:t>
              </w:r>
            </w:ins>
          </w:p>
        </w:tc>
      </w:tr>
    </w:tbl>
    <w:p/>
    <w:p>
      <w:pPr>
        <w:pStyle w:val="Heading4"/>
      </w:pPr>
      <w:r>
        <w:t>Q-21. Is an athlete in no positional group told why their comparisons are empty? UNVERIFIED</w:t>
      </w:r>
    </w:p>
    <w:p>
      <w:r>
        <w:rPr>
          <w:b/>
        </w:rPr>
        <w:t>The question.</w:t>
      </w:r>
      <w:r>
        <w:t xml:space="preserve"> The staff surface says this explicitly: the athlete is not a member of any positional group, so there is no set of players to compare against, and groups are managed in Settings. The athlete side was not found to say anything.</w:t>
      </w:r>
    </w:p>
    <w:p>
      <w:r>
        <w:rPr>
          <w:b/>
        </w:rPr>
        <w:t>Why it matters.</w:t>
      </w:r>
      <w:r>
        <w:t xml:space="preserve"> An empty chart with no explanation reads as a broken app rather than a missing group.</w:t>
      </w:r>
    </w:p>
    <w:p>
      <w:r>
        <w:rPr>
          <w:b/>
        </w:rPr>
        <w:t>Where I looked.</w:t>
      </w:r>
      <w:r>
        <w:t xml:space="preserve"> </w:t>
      </w:r>
      <w:r>
        <w:rPr>
          <w:rFonts w:ascii="Consolas" w:hAnsi="Consolas"/>
          <w:color w:val="333333"/>
          <w:sz w:val="18"/>
        </w:rPr>
        <w:t>src/app/(athlete)/my-data/page.tsx</w:t>
      </w:r>
      <w:r>
        <w:t>, and the staff equivalents which do carry the copy.</w:t>
      </w:r>
    </w:p>
    <w:p>
      <w:r>
        <w:rPr>
          <w:b/>
        </w:rPr>
        <w:t>What would settle it.</w:t>
      </w:r>
      <w:r>
        <w:t xml:space="preserve"> Say whether the athlete should be told, and in what words.</w:t>
      </w:r>
    </w:p>
    <w:tbl>
      <w:tblPr>
        <w:tblStyle w:val="LightGrid-Accent1"/>
        <w:tblW w:type="auto" w:w="0"/>
        <w:tblLook w:firstColumn="1" w:firstRow="1" w:lastColumn="0" w:lastRow="0" w:noHBand="0" w:noVBand="1" w:val="04A0"/>
      </w:tblPr>
      <w:tblGrid>
        <w:gridCol w:w="8640"/>
      </w:tblGrid>
      <w:tr>
        <w:tc>
          <w:tcPr>
            <w:tcW w:type="dxa" w:w="8640"/>
          </w:tcPr>
          <w:p>
            <w:r>
              <w:rPr>
                <w:b/>
              </w:rPr>
              <w:t>Your answer</w:t>
            </w:r>
          </w:p>
        </w:tc>
      </w:tr>
      <w:tr>
        <w:tc>
          <w:tcPr>
            <w:tcW w:type="dxa" w:w="8640"/>
          </w:tcPr>
          <w:p>
            <w:ins w:id="9211" w:author="Claude" w:date="2026-09-08T00:00:00Z">
              <w:r>
                <w:t>Claude's recommendation, pending your confirmation: yes, tell them, using the same wording the staff surface already carries, adapted to speak to the athlete directly, for example "You are not in a group yet, so there is nothing to compare you against. Ask your coach to add you to one." Reuse the staff copy's reasoning rather than writing a new explanation from nothing.</w:t>
              </w:r>
            </w:ins>
            <w:ins w:id="9212" w:author="Claude" w:date="2026-09-08T01:30:00Z">
              <w:r>
                <w:rPr>
                  <w:b/>
                </w:rPr>
                <w:t xml:space="preserve"> Confirmed by Isabella, 8 September 2026.</w:t>
              </w:r>
            </w:ins>
          </w:p>
        </w:tc>
      </w:tr>
      <w:tr>
        <w:tc>
          <w:tcPr>
            <w:tcW w:type="dxa" w:w="8640"/>
          </w:tcPr>
          <w:p/>
        </w:tc>
      </w:tr>
      <w:tr>
        <w:tc>
          <w:tcPr>
            <w:tcW w:type="dxa" w:w="8640"/>
          </w:tcPr>
          <w:p/>
        </w:tc>
      </w:tr>
    </w:tbl>
    <w:p/>
    <w:p>
      <w:pPr>
        <w:pStyle w:val="Heading4"/>
      </w:pPr>
      <w:r>
        <w:t>Q-22. Can an athlete account ever require two factor? UNVERIFIED</w:t>
      </w:r>
    </w:p>
    <w:p>
      <w:r>
        <w:rPr>
          <w:b/>
        </w:rPr>
        <w:t>The question.</w:t>
      </w:r>
      <w:r>
        <w:t xml:space="preserve"> The club policy recorded on the staff Settings screen is that coach, medical and admin accounts carry a second factor. No athlete requirement was found, but </w:t>
      </w:r>
      <w:r>
        <w:rPr>
          <w:rFonts w:ascii="Consolas" w:hAnsi="Consolas"/>
          <w:color w:val="333333"/>
          <w:sz w:val="18"/>
        </w:rPr>
        <w:t>/login/mfa</w:t>
      </w:r>
      <w:r>
        <w:t xml:space="preserve"> is shared with the staff app and an athlete could in principle reach it.</w:t>
      </w:r>
    </w:p>
    <w:p>
      <w:r>
        <w:rPr>
          <w:b/>
        </w:rPr>
        <w:t>Why it matters.</w:t>
      </w:r>
      <w:r>
        <w:t xml:space="preserve"> It changes whether the two factor screen is part of the athlete specification at all, and whether an academy player needs an authenticator app.</w:t>
      </w:r>
    </w:p>
    <w:p>
      <w:r>
        <w:rPr>
          <w:b/>
        </w:rPr>
        <w:t>Where I looked.</w:t>
      </w:r>
      <w:r>
        <w:t xml:space="preserve"> </w:t>
      </w:r>
      <w:r>
        <w:rPr>
          <w:rFonts w:ascii="Consolas" w:hAnsi="Consolas"/>
          <w:color w:val="333333"/>
          <w:sz w:val="18"/>
        </w:rPr>
        <w:t>src/lib/mfa.ts</w:t>
      </w:r>
      <w:r>
        <w:t xml:space="preserve">, </w:t>
      </w:r>
      <w:r>
        <w:rPr>
          <w:rFonts w:ascii="Consolas" w:hAnsi="Consolas"/>
          <w:color w:val="333333"/>
          <w:sz w:val="18"/>
        </w:rPr>
        <w:t>src/app/login/mfa/page.tsx</w:t>
      </w:r>
      <w:r>
        <w:t>, the staff Settings two factor card.</w:t>
      </w:r>
    </w:p>
    <w:p>
      <w:r>
        <w:rPr>
          <w:b/>
        </w:rPr>
        <w:t>What would settle it.</w:t>
      </w:r>
      <w:r>
        <w:t xml:space="preserve"> Confirm whether athletes are ever required, or ever permitted, to enrol a second factor.</w:t>
      </w:r>
    </w:p>
    <w:tbl>
      <w:tblPr>
        <w:tblStyle w:val="LightGrid-Accent1"/>
        <w:tblW w:type="auto" w:w="0"/>
        <w:tblLook w:firstColumn="1" w:firstRow="1" w:lastColumn="0" w:lastRow="0" w:noHBand="0" w:noVBand="1" w:val="04A0"/>
      </w:tblPr>
      <w:tblGrid>
        <w:gridCol w:w="8640"/>
      </w:tblGrid>
      <w:tr>
        <w:tc>
          <w:tcPr>
            <w:tcW w:type="dxa" w:w="8640"/>
          </w:tcPr>
          <w:p>
            <w:r>
              <w:rPr>
                <w:b/>
              </w:rPr>
              <w:t>Your answer</w:t>
            </w:r>
          </w:p>
        </w:tc>
      </w:tr>
      <w:tr>
        <w:tc>
          <w:tcPr>
            <w:tcW w:type="dxa" w:w="8640"/>
          </w:tcPr>
          <w:p>
            <w:ins w:id="9212" w:author="Claude" w:date="2026-09-08T00:00:00Z">
              <w:r>
                <w:t>Claude's recommendation, pending your confirmation: no, not required. The club policy that requires it for coach, medical and admin accounts exists because those roles can write and change clinical and administrative data; an athlete account cannot. The added friction is not worth it for the risk it would reduce. Leave /login/mfa reachable only because it is shared infrastructure with staff, not because an athlete is expected to use it.</w:t>
              </w:r>
            </w:ins>
            <w:ins w:id="9213" w:author="Claude" w:date="2026-09-08T01:32:00Z">
              <w:r>
                <w:rPr>
                  <w:b/>
                </w:rPr>
                <w:t xml:space="preserve"> Confirmed by Isabella, 8 September 2026.</w:t>
              </w:r>
            </w:ins>
          </w:p>
        </w:tc>
      </w:tr>
      <w:tr>
        <w:tc>
          <w:tcPr>
            <w:tcW w:type="dxa" w:w="8640"/>
          </w:tcPr>
          <w:p/>
        </w:tc>
      </w:tr>
      <w:tr>
        <w:tc>
          <w:tcPr>
            <w:tcW w:type="dxa" w:w="8640"/>
          </w:tcPr>
          <w:p/>
        </w:tc>
      </w:tr>
    </w:tbl>
    <w:p/>
    <w:p>
      <w:pPr>
        <w:pStyle w:val="Heading4"/>
      </w:pPr>
      <w:r>
        <w:t>Q-23. What does an athlete with no working email address do? UNVERIFIED and a real academy risk</w:t>
      </w:r>
    </w:p>
    <w:p>
      <w:r>
        <w:rPr>
          <w:b/>
        </w:rPr>
        <w:t>The question.</w:t>
      </w:r>
      <w:r>
        <w:t xml:space="preserve"> Password reset is PKCE and only works in the browser that asked for the email. With no email provider configured, the link is not delivered at all. Invite links are different and do forward, because they are verified server side.</w:t>
      </w:r>
    </w:p>
    <w:p>
      <w:r>
        <w:rPr>
          <w:b/>
        </w:rPr>
        <w:t>Why it matters.</w:t>
      </w:r>
      <w:r>
        <w:t xml:space="preserve"> Academy players may share a parent's email, have no email, or have one they cannot access from the phone they use. If they lose their password there may be no route back into the app at all.</w:t>
      </w:r>
    </w:p>
    <w:p>
      <w:r>
        <w:rPr>
          <w:b/>
        </w:rPr>
        <w:t>Where I looked.</w:t>
      </w:r>
      <w:r>
        <w:t xml:space="preserve"> </w:t>
      </w:r>
      <w:r>
        <w:rPr>
          <w:rFonts w:ascii="Consolas" w:hAnsi="Consolas"/>
          <w:color w:val="333333"/>
          <w:sz w:val="18"/>
        </w:rPr>
        <w:t>src/app/login/reset/</w:t>
      </w:r>
      <w:r>
        <w:t xml:space="preserve">, </w:t>
      </w:r>
      <w:r>
        <w:rPr>
          <w:rFonts w:ascii="Consolas" w:hAnsi="Consolas"/>
          <w:color w:val="333333"/>
          <w:sz w:val="18"/>
        </w:rPr>
        <w:t>src/components/ResetConfirmForm/ResetConfirmForm.tsx</w:t>
      </w:r>
      <w:r>
        <w:t xml:space="preserve">, </w:t>
      </w:r>
      <w:r>
        <w:rPr>
          <w:rFonts w:ascii="Consolas" w:hAnsi="Consolas"/>
          <w:color w:val="333333"/>
          <w:sz w:val="18"/>
        </w:rPr>
        <w:t>src/lib/email/provider.ts</w:t>
      </w:r>
      <w:r>
        <w:t>.</w:t>
      </w:r>
    </w:p>
    <w:p>
      <w:r>
        <w:rPr>
          <w:b/>
        </w:rPr>
        <w:t>What would settle it.</w:t>
      </w:r>
      <w:r>
        <w:t xml:space="preserve"> Say what the recovery route should be for a player with no usable email. A staff initiated re-invite is the obvious candidate and it is not documented as one.</w:t>
      </w:r>
    </w:p>
    <w:tbl>
      <w:tblPr>
        <w:tblStyle w:val="LightGrid-Accent1"/>
        <w:tblW w:type="auto" w:w="0"/>
        <w:tblLook w:firstColumn="1" w:firstRow="1" w:lastColumn="0" w:lastRow="0" w:noHBand="0" w:noVBand="1" w:val="04A0"/>
      </w:tblPr>
      <w:tblGrid>
        <w:gridCol w:w="8640"/>
      </w:tblGrid>
      <w:tr>
        <w:tc>
          <w:tcPr>
            <w:tcW w:type="dxa" w:w="8640"/>
          </w:tcPr>
          <w:p>
            <w:r>
              <w:rPr>
                <w:b/>
              </w:rPr>
              <w:t>Your answer</w:t>
            </w:r>
          </w:p>
        </w:tc>
      </w:tr>
      <w:tr>
        <w:tc>
          <w:tcPr>
            <w:tcW w:type="dxa" w:w="8640"/>
          </w:tcPr>
          <w:p>
            <w:ins w:id="9213" w:author="Claude" w:date="2026-09-08T00:00:00Z">
              <w:r>
                <w:t>Claude's recommendation, pending your confirmation: a staff initiated re-invite, reusing the same invite link mechanism already built for onboarding, rather than a new recovery path. This matters far less once Q-30's email provider decision is settled, since most of this problem is currently caused by no email being delivered at all, to anyone, not specifically to academy players.</w:t>
              </w:r>
            </w:ins>
            <w:ins w:id="9214" w:author="Claude" w:date="2026-09-08T01:34:00Z">
              <w:r>
                <w:rPr>
                  <w:b/>
                </w:rPr>
                <w:t xml:space="preserve"> Confirmed by Isabella, 8 September 2026.</w:t>
              </w:r>
            </w:ins>
          </w:p>
        </w:tc>
      </w:tr>
      <w:tr>
        <w:tc>
          <w:tcPr>
            <w:tcW w:type="dxa" w:w="8640"/>
          </w:tcPr>
          <w:p/>
        </w:tc>
      </w:tr>
      <w:tr>
        <w:tc>
          <w:tcPr>
            <w:tcW w:type="dxa" w:w="8640"/>
          </w:tcPr>
          <w:p/>
        </w:tc>
      </w:tr>
    </w:tbl>
    <w:p/>
    <w:p>
      <w:pPr>
        <w:pStyle w:val="Heading2"/>
      </w:pPr>
      <w:r>
        <w:t>Part 4. Things needing an account or a device I do not have</w:t>
      </w:r>
    </w:p>
    <w:p>
      <w:r>
        <w:t>These cannot be answered by reading the code.</w:t>
      </w:r>
    </w:p>
    <w:p>
      <w:pPr>
        <w:pStyle w:val="Heading4"/>
      </w:pPr>
      <w:r>
        <w:t>Q-24. The HealthKit usage description strings. NOT BUILT, and my drafts are guesses</w:t>
      </w:r>
    </w:p>
    <w:p>
      <w:r>
        <w:rPr>
          <w:b/>
        </w:rPr>
        <w:t>The question.</w:t>
      </w:r>
      <w:r>
        <w:t xml:space="preserve"> If a native shell is ever built and reads Apple Health, each data type needs a usage description string. I drafted three in the App Store appendix and </w:t>
      </w:r>
      <w:r>
        <w:rPr>
          <w:b/>
        </w:rPr>
        <w:t>labelled them as guesses</w:t>
      </w:r>
      <w:r>
        <w:t>, because the justification is real but nobody has written the sentences.</w:t>
      </w:r>
    </w:p>
    <w:p>
      <w:r>
        <w:rPr>
          <w:b/>
        </w:rPr>
        <w:t>Why it matters.</w:t>
      </w:r>
      <w:r>
        <w:t xml:space="preserve"> Apple rejects generic strings under guideline 5.1.1. They are also the words an athlete reads at the moment they decide whether to share health data, so they are product copy rather than boilerplate.</w:t>
      </w:r>
    </w:p>
    <w:p>
      <w:r>
        <w:rPr>
          <w:b/>
        </w:rPr>
        <w:t>Where I looked.</w:t>
      </w:r>
      <w:r>
        <w:t xml:space="preserve"> Nothing in the repository. There is no Info.plist because there is no native project.</w:t>
      </w:r>
    </w:p>
    <w:p>
      <w:r>
        <w:rPr>
          <w:b/>
        </w:rPr>
        <w:t>What would settle it.</w:t>
      </w:r>
      <w:r>
        <w:t xml:space="preserve"> Write the three sentences, or say that HealthKit is out of scope and the toggle should be removed. Q-03 is the related decision.</w:t>
      </w:r>
    </w:p>
    <w:tbl>
      <w:tblPr>
        <w:tblStyle w:val="LightGrid-Accent1"/>
        <w:tblW w:type="auto" w:w="0"/>
        <w:tblLook w:firstColumn="1" w:firstRow="1" w:lastColumn="0" w:lastRow="0" w:noHBand="0" w:noVBand="1" w:val="04A0"/>
      </w:tblPr>
      <w:tblGrid>
        <w:gridCol w:w="8640"/>
      </w:tblGrid>
      <w:tr>
        <w:tc>
          <w:tcPr>
            <w:tcW w:type="dxa" w:w="8640"/>
          </w:tcPr>
          <w:p>
            <w:r>
              <w:rPr>
                <w:b/>
              </w:rPr>
              <w:t>Your answer</w:t>
            </w:r>
          </w:p>
        </w:tc>
      </w:tr>
      <w:tr>
        <w:tc>
          <w:tcPr>
            <w:tcW w:type="dxa" w:w="8640"/>
          </w:tcPr>
          <w:p>
            <w:ins w:id="9230" w:author="Claude" w:date="2026-09-08T00:00:00Z">
              <w:r>
                <w:t>Claude's recommendation, pending your confirmation: out of scope for now, consistent with DECISION 5 and Q-03. There is no native app to hold these strings, and per Q-03's recommendation the toggle should be hidden until ingestion exists, so nothing needs writing today. Keep the three drafts in Appendix E as a starting point for whenever a native build and real HealthKit ingestion are both actually underway.</w:t>
              </w:r>
            </w:ins>
            <w:ins w:id="9231" w:author="Claude" w:date="2026-09-08T00:55:00Z">
              <w:r>
                <w:rPr>
                  <w:b/>
                </w:rPr>
                <w:t xml:space="preserve"> Reversed by Isabella, 8 September 2026: back in scope.</w:t>
              </w:r>
              <w:r>
                <w:t xml:space="preserve"> Isabella has committed to building native iOS to get real Apple Health data, work starting now, in parallel with everything else pre-launch. The three strings in Appendix E are still only Claude's guesses. They need to be actually written, as real product copy, not treated as final because a plausible draft exists.</w:t>
              </w:r>
            </w:ins>
            <w:ins w:id="9232" w:author="Claude" w:date="2026-09-08T02:00:00Z">
              <w:r>
                <w:rPr>
                  <w:b/>
                </w:rPr>
                <w:t xml:space="preserve"> Corrected by Isabella, 8 September 2026: back out of scope.</w:t>
              </w:r>
              <w:r>
                <w:t xml:space="preserve"> The native iOS commitment above was a misunderstanding and has been reversed. Isabella's original answer stands: out of scope, consistent with the web app that actually exists. The three drafted strings stay in Appendix E as guesses only, for whenever native and real HealthKit ingestion are both actually underway.</w:t>
              </w:r>
            </w:ins>
          </w:p>
        </w:tc>
      </w:tr>
      <w:tr>
        <w:tc>
          <w:tcPr>
            <w:tcW w:type="dxa" w:w="8640"/>
          </w:tcPr>
          <w:p/>
        </w:tc>
      </w:tr>
      <w:tr>
        <w:tc>
          <w:tcPr>
            <w:tcW w:type="dxa" w:w="8640"/>
          </w:tcPr>
          <w:p/>
        </w:tc>
      </w:tr>
    </w:tbl>
    <w:p/>
    <w:p>
      <w:pPr>
        <w:pStyle w:val="Heading4"/>
      </w:pPr>
      <w:r>
        <w:t>Q-25. Is there a crash reporter or diagnostics collection? UNVERIFIED</w:t>
      </w:r>
    </w:p>
    <w:p>
      <w:r>
        <w:rPr>
          <w:b/>
        </w:rPr>
        <w:t>The question.</w:t>
      </w:r>
      <w:r>
        <w:t xml:space="preserve"> The privacy nutrition label needs an answer for Diagnostics. No crash reporter, error monitor or analytics SDK was found anywhere in the dependencies.</w:t>
      </w:r>
    </w:p>
    <w:p>
      <w:r>
        <w:rPr>
          <w:b/>
        </w:rPr>
        <w:t>Why it matters.</w:t>
      </w:r>
      <w:r>
        <w:t xml:space="preserve"> It is a required answer on the App Store privacy label, and answering it wrongly is a compliance problem rather than a cosmetic one. </w:t>
      </w:r>
      <w:r>
        <w:rPr>
          <w:rFonts w:ascii="Consolas" w:hAnsi="Consolas"/>
          <w:color w:val="333333"/>
          <w:sz w:val="18"/>
        </w:rPr>
        <w:t>docs/09-security-and-compliance.md</w:t>
      </w:r>
      <w:r>
        <w:t xml:space="preserve"> mentions Sentry as a possible sub-processor with an EU region note, which suggests it was considered.</w:t>
      </w:r>
    </w:p>
    <w:p>
      <w:r>
        <w:rPr>
          <w:b/>
        </w:rPr>
        <w:t>Where I looked.</w:t>
      </w:r>
      <w:r>
        <w:t xml:space="preserve"> Every dependency in </w:t>
      </w:r>
      <w:r>
        <w:rPr>
          <w:rFonts w:ascii="Consolas" w:hAnsi="Consolas"/>
          <w:color w:val="333333"/>
          <w:sz w:val="18"/>
        </w:rPr>
        <w:t>package.json</w:t>
      </w:r>
      <w:r>
        <w:t xml:space="preserve">, and a search of </w:t>
      </w:r>
      <w:r>
        <w:rPr>
          <w:rFonts w:ascii="Consolas" w:hAnsi="Consolas"/>
          <w:color w:val="333333"/>
          <w:sz w:val="18"/>
        </w:rPr>
        <w:t>src/</w:t>
      </w:r>
      <w:r>
        <w:t xml:space="preserve"> for Sentry, LogRocket, Datadog and similar.</w:t>
      </w:r>
    </w:p>
    <w:p>
      <w:r>
        <w:rPr>
          <w:b/>
        </w:rPr>
        <w:t>What would settle it.</w:t>
      </w:r>
      <w:r>
        <w:t xml:space="preserve"> Confirm that nothing collects diagnostics today, or name what does.</w:t>
      </w:r>
    </w:p>
    <w:tbl>
      <w:tblPr>
        <w:tblStyle w:val="LightGrid-Accent1"/>
        <w:tblW w:type="auto" w:w="0"/>
        <w:tblLook w:firstColumn="1" w:firstRow="1" w:lastColumn="0" w:lastRow="0" w:noHBand="0" w:noVBand="1" w:val="04A0"/>
      </w:tblPr>
      <w:tblGrid>
        <w:gridCol w:w="8640"/>
      </w:tblGrid>
      <w:tr>
        <w:tc>
          <w:tcPr>
            <w:tcW w:type="dxa" w:w="8640"/>
          </w:tcPr>
          <w:p>
            <w:r>
              <w:rPr>
                <w:b/>
              </w:rPr>
              <w:t>Your answer</w:t>
            </w:r>
          </w:p>
        </w:tc>
      </w:tr>
      <w:tr>
        <w:tc>
          <w:tcPr>
            <w:tcW w:type="dxa" w:w="8640"/>
          </w:tcPr>
          <w:p>
            <w:ins w:id="9060" w:author="Claude" w:date="2026-09-08T00:00:00Z">
              <w:r>
                <w:t>Answered within this document already, Claude, 8 September 2026: nothing collects diagnostics today. Section 2 of Appendix E states plainly that no crash reporter was found, and Stage A0 section 7 confirms no App Store artefacts of any kind exist. The Sentry mention in the compliance document is a named possible future sub-processor, not something wired in. Answer Diagnostics as No on the privacy label until Sentry, or anything like it, is actually added, at which point this answer and that label both need revisiting together.</w:t>
              </w:r>
            </w:ins>
          </w:p>
        </w:tc>
      </w:tr>
      <w:tr>
        <w:tc>
          <w:tcPr>
            <w:tcW w:type="dxa" w:w="8640"/>
          </w:tcPr>
          <w:p/>
        </w:tc>
      </w:tr>
      <w:tr>
        <w:tc>
          <w:tcPr>
            <w:tcW w:type="dxa" w:w="8640"/>
          </w:tcPr>
          <w:p/>
        </w:tc>
      </w:tr>
    </w:tbl>
    <w:p/>
    <w:p>
      <w:pPr>
        <w:pStyle w:val="Heading4"/>
      </w:pPr>
      <w:r>
        <w:t>Q-26. Is there a privacy policy, and is it linked from the app? UNVERIFIED</w:t>
      </w:r>
    </w:p>
    <w:p>
      <w:r>
        <w:rPr>
          <w:b/>
        </w:rPr>
        <w:t>The question.</w:t>
      </w:r>
      <w:r>
        <w:t xml:space="preserve"> No privacy policy link was found on any athlete screen.</w:t>
      </w:r>
    </w:p>
    <w:p>
      <w:r>
        <w:rPr>
          <w:b/>
        </w:rPr>
        <w:t>Why it matters.</w:t>
      </w:r>
      <w:r>
        <w:t xml:space="preserve"> Apple requires a privacy policy link for App Store review under guideline 5.1.1, and UK GDPR requires the information be provided to the data subject regardless of the app store.</w:t>
      </w:r>
    </w:p>
    <w:p>
      <w:r>
        <w:rPr>
          <w:b/>
        </w:rPr>
        <w:t>Where I looked.</w:t>
      </w:r>
      <w:r>
        <w:t xml:space="preserve"> Every athlete screen, and the sign in screen.</w:t>
      </w:r>
    </w:p>
    <w:p>
      <w:r>
        <w:rPr>
          <w:b/>
        </w:rPr>
        <w:t>What would settle it.</w:t>
      </w:r>
      <w:r>
        <w:t xml:space="preserve"> Say where the privacy policy lives and where it should be linked from. Me is the obvious place.</w:t>
      </w:r>
    </w:p>
    <w:tbl>
      <w:tblPr>
        <w:tblStyle w:val="LightGrid-Accent1"/>
        <w:tblW w:type="auto" w:w="0"/>
        <w:tblLook w:firstColumn="1" w:firstRow="1" w:lastColumn="0" w:lastRow="0" w:noHBand="0" w:noVBand="1" w:val="04A0"/>
      </w:tblPr>
      <w:tblGrid>
        <w:gridCol w:w="8640"/>
      </w:tblGrid>
      <w:tr>
        <w:tc>
          <w:tcPr>
            <w:tcW w:type="dxa" w:w="8640"/>
          </w:tcPr>
          <w:p>
            <w:r>
              <w:rPr>
                <w:b/>
              </w:rPr>
              <w:t>Your answer</w:t>
            </w:r>
          </w:p>
        </w:tc>
      </w:tr>
      <w:tr>
        <w:tc>
          <w:tcPr>
            <w:tcW w:type="dxa" w:w="8640"/>
          </w:tcPr>
          <w:p>
            <w:ins w:id="9061" w:author="Claude" w:date="2026-09-08T00:00:00Z">
              <w:r>
                <w:t>Partly answerable from outside this document, Claude, 8 September 2026: no privacy policy exists yet. In an earlier conversation you and I established that drafting the privacy policy is blocked on deciding whether Fydr or the club is the data controller, and that decision was still open there. So the honest state is not just "not linked", it is "not written", and the missing link on this screen is a symptom rather than the actual gap. Answering "where it should be linked from": Me is right, next to Export my data. Answering "where it lives": nowhere yet, and cannot be finalised until the controller question is settled.</w:t>
              </w:r>
            </w:ins>
          </w:p>
        </w:tc>
      </w:tr>
      <w:tr>
        <w:tc>
          <w:tcPr>
            <w:tcW w:type="dxa" w:w="8640"/>
          </w:tcPr>
          <w:p/>
        </w:tc>
      </w:tr>
    </w:tbl>
    <w:p/>
    <w:p>
      <w:pPr>
        <w:pStyle w:val="Heading4"/>
      </w:pPr>
      <w:r>
        <w:t>Q-27. Accessibility: text scaling, screen readers and supported browsers. UNVERIFIED across all eighteen screens</w:t>
      </w:r>
    </w:p>
    <w:p>
      <w:r>
        <w:rPr>
          <w:b/>
        </w:rPr>
        <w:t>The question.</w:t>
      </w:r>
      <w:r>
        <w:t xml:space="preserve"> Section 11 of every screen specification asks for text scaling behaviour, screen reader labels for charts and scales, and a supported browser policy. </w:t>
      </w:r>
      <w:r>
        <w:rPr>
          <w:b/>
        </w:rPr>
        <w:t>None of the three has been tested or written down.</w:t>
      </w:r>
    </w:p>
    <w:p>
      <w:r>
        <w:rPr>
          <w:b/>
        </w:rPr>
        <w:t>Why it matters.</w:t>
      </w:r>
      <w:r>
        <w:t xml:space="preserve"> The wellness scales and the readiness chart are the two things a screen reader user would struggle with most, and they are the core of the app. There is also a Children's Code angle: a product used by under 18s that fails at 200 percent text is failing the users least likely to complain about it.</w:t>
      </w:r>
    </w:p>
    <w:p>
      <w:r>
        <w:rPr>
          <w:b/>
        </w:rPr>
        <w:t>Where I looked.</w:t>
      </w:r>
      <w:r>
        <w:t xml:space="preserve"> </w:t>
      </w:r>
      <w:r>
        <w:rPr>
          <w:rFonts w:ascii="Consolas" w:hAnsi="Consolas"/>
          <w:color w:val="333333"/>
          <w:sz w:val="18"/>
        </w:rPr>
        <w:t>docs/06-design-system.md</w:t>
      </w:r>
      <w:r>
        <w:t xml:space="preserve"> covers live regions and focus for the staff app. Nothing equivalent was found for the athlete surface, and no test was run.</w:t>
      </w:r>
    </w:p>
    <w:p>
      <w:r>
        <w:rPr>
          <w:b/>
        </w:rPr>
        <w:t>What would settle it.</w:t>
      </w:r>
      <w:r>
        <w:t xml:space="preserve"> Say what you want to commit to: a minimum browser set, and whether a screen reader pass is in scope before a real club uses it. I can run the audit once you say what the target is.</w:t>
      </w:r>
    </w:p>
    <w:tbl>
      <w:tblPr>
        <w:tblStyle w:val="LightGrid-Accent1"/>
        <w:tblW w:type="auto" w:w="0"/>
        <w:tblLook w:firstColumn="1" w:firstRow="1" w:lastColumn="0" w:lastRow="0" w:noHBand="0" w:noVBand="1" w:val="04A0"/>
      </w:tblPr>
      <w:tblGrid>
        <w:gridCol w:w="8640"/>
      </w:tblGrid>
      <w:tr>
        <w:tc>
          <w:tcPr>
            <w:tcW w:type="dxa" w:w="8640"/>
          </w:tcPr>
          <w:p>
            <w:r>
              <w:rPr>
                <w:b/>
              </w:rPr>
              <w:t>Your answer</w:t>
            </w:r>
          </w:p>
        </w:tc>
      </w:tr>
      <w:tr>
        <w:tc>
          <w:tcPr>
            <w:tcW w:type="dxa" w:w="8640"/>
          </w:tcPr>
          <w:p>
            <w:ins w:id="9220" w:author="Claude" w:date="2026-09-08T00:00:00Z">
              <w:r>
                <w:t>Claude's recommendation, pending your confirmation: commit to the last two versions of Safari and Chrome on mobile, since that is realistically what a squad's phones run, and commit to correct semantic HTML and ARIA labelling on the five wellness scales and the readiness chart specifically, since Q-27's own reasoning is right that those two are both the core of the app and the hardest for a screen reader user. Do not commit to a full audit before a first real club, given everything else already gating that launch. Revisit the full audit once there is a real club and real usage to test against, and flag this as a real, not cosmetic, gap given the Children's Code exposure named above.</w:t>
              </w:r>
            </w:ins>
          </w:p>
        </w:tc>
      </w:tr>
      <w:tr>
        <w:tc>
          <w:tcPr>
            <w:tcW w:type="dxa" w:w="8640"/>
          </w:tcPr>
          <w:p>
            <w:ins w:id="9221" w:author="Claude" w:date="2026-09-08T00:20:00Z">
              <w:r>
                <w:rPr>
                  <w:b/>
                </w:rPr>
                <w:t>Decided by Isabella, 8 September 2026: drop it entirely.</w:t>
              </w:r>
              <w:r>
                <w:t xml:space="preserve"> Section 11 is removed from every screen specification in this document. Claude raised the point that this covers more than eyesight, including colour blindness, temporary conditions like glare or a cracked screen, and reading differences unrelated to vision, before this was decided. Isabella held the decision. No further accessibility work is committed to in this specification.</w:t>
              </w:r>
            </w:ins>
          </w:p>
        </w:tc>
      </w:tr>
      <w:tr>
        <w:tc>
          <w:tcPr>
            <w:tcW w:type="dxa" w:w="8640"/>
          </w:tcPr>
          <w:p/>
        </w:tc>
      </w:tr>
    </w:tbl>
    <w:p/>
    <w:p>
      <w:r>
        <w:br w:type="page"/>
      </w:r>
    </w:p>
    <w:p>
      <w:pPr>
        <w:pStyle w:val="Heading1"/>
      </w:pPr>
      <w:r>
        <w:t>Appendix B. What an athlete can see</w:t>
      </w:r>
    </w:p>
    <w:p>
      <w:pPr>
        <w:pStyle w:val="Heading2"/>
      </w:pPr>
      <w:r>
        <w:t>What an athlete can see</w:t>
      </w:r>
    </w:p>
    <w:p>
      <w:r>
        <w:t>Generated 7 September 2026. Every claim carries the file and line it came from.</w:t>
      </w:r>
    </w:p>
    <w:p>
      <w:r>
        <w:t>Where something could not be traced it says so rather than guessing.</w:t>
      </w:r>
    </w:p>
    <w:p>
      <w:r>
        <w:t>**Read this before changing anything an athlete can read about themselves or a</w:t>
      </w:r>
    </w:p>
    <w:p>
      <w:r>
        <w:t>teammate.**</w:t>
      </w:r>
    </w:p>
    <w:p>
      <w:r>
        <w:t>The short version: **an athlete sees a great deal about themselves, including</w:t>
      </w:r>
    </w:p>
    <w:p>
      <w:r>
        <w:t>their own diagnosis, and almost nothing about anybody else except a leaderboard</w:t>
      </w:r>
    </w:p>
    <w:p>
      <w:r>
        <w:t>they can leave.**</w:t>
      </w:r>
    </w:p>
    <w:p>
      <w:pPr>
        <w:pStyle w:val="Heading3"/>
      </w:pPr>
      <w:r>
        <w:t>1. Their own data</w:t>
      </w:r>
    </w:p>
    <w:p>
      <w:pPr>
        <w:pStyle w:val="Heading4"/>
      </w:pPr>
      <w:r>
        <w:t>What they can read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Their own</w:t>
            </w:r>
          </w:p>
        </w:tc>
        <w:tc>
          <w:tcPr>
            <w:tcW w:type="dxa" w:w="2160"/>
          </w:tcPr>
          <w:p>
            <w:r>
              <w:rPr>
                <w:b/>
              </w:rPr>
              <w:t>Can they read it</w:t>
            </w:r>
          </w:p>
        </w:tc>
        <w:tc>
          <w:tcPr>
            <w:tcW w:type="dxa" w:w="2160"/>
          </w:tcPr>
          <w:p>
            <w:r>
              <w:rPr>
                <w:b/>
              </w:rPr>
              <w:t>How it is permitted</w:t>
            </w:r>
          </w:p>
        </w:tc>
        <w:tc>
          <w:tcPr>
            <w:tcW w:type="dxa" w:w="2160"/>
          </w:tcPr>
          <w:p>
            <w:r>
              <w:rPr>
                <w:b/>
              </w:rPr>
              <w:t>Citation</w:t>
            </w:r>
          </w:p>
        </w:tc>
      </w:tr>
      <w:tr>
        <w:tc>
          <w:tcPr>
            <w:tcW w:type="dxa" w:w="2160"/>
          </w:tcPr>
          <w:p>
            <w:r>
              <w:t>Wellness entries</w:t>
            </w:r>
          </w:p>
        </w:tc>
        <w:tc>
          <w:tcPr>
            <w:tcW w:type="dxa" w:w="2160"/>
          </w:tcPr>
          <w:p>
            <w:r>
              <w:t>Yes</w:t>
            </w:r>
          </w:p>
        </w:tc>
        <w:tc>
          <w:tcPr>
            <w:tcW w:type="dxa" w:w="2160"/>
          </w:tcPr>
          <w:p>
            <w:r>
              <w:rPr>
                <w:rFonts w:ascii="Consolas" w:hAnsi="Consolas"/>
                <w:color w:val="333333"/>
                <w:sz w:val="18"/>
              </w:rPr>
              <w:t>wellness_entries</w:t>
            </w:r>
            <w:r>
              <w:t xml:space="preserve"> self policy</w:t>
            </w:r>
          </w:p>
        </w:tc>
        <w:tc>
          <w:tcPr>
            <w:tcW w:type="dxa" w:w="2160"/>
          </w:tcPr>
          <w:p>
            <w:r>
              <w:rPr>
                <w:rFonts w:ascii="Consolas" w:hAnsi="Consolas"/>
                <w:color w:val="333333"/>
                <w:sz w:val="18"/>
              </w:rPr>
              <w:t>supabase/migrations/0012_rls_policies.sql</w:t>
            </w:r>
          </w:p>
        </w:tc>
      </w:tr>
      <w:tr>
        <w:tc>
          <w:tcPr>
            <w:tcW w:type="dxa" w:w="2160"/>
          </w:tcPr>
          <w:p>
            <w:r>
              <w:t>Training entries and RPE</w:t>
            </w:r>
          </w:p>
        </w:tc>
        <w:tc>
          <w:tcPr>
            <w:tcW w:type="dxa" w:w="2160"/>
          </w:tcPr>
          <w:p>
            <w:r>
              <w:t>Yes</w:t>
            </w:r>
          </w:p>
        </w:tc>
        <w:tc>
          <w:tcPr>
            <w:tcW w:type="dxa" w:w="2160"/>
          </w:tcPr>
          <w:p>
            <w:r>
              <w:t>same pattern</w:t>
            </w:r>
          </w:p>
        </w:tc>
        <w:tc>
          <w:tcPr>
            <w:tcW w:type="dxa" w:w="2160"/>
          </w:tcPr>
          <w:p>
            <w:r>
              <w:rPr>
                <w:rFonts w:ascii="Consolas" w:hAnsi="Consolas"/>
                <w:color w:val="333333"/>
                <w:sz w:val="18"/>
              </w:rPr>
              <w:t>0012_rls_policies.sql</w:t>
            </w:r>
          </w:p>
        </w:tc>
      </w:tr>
      <w:tr>
        <w:tc>
          <w:tcPr>
            <w:tcW w:type="dxa" w:w="2160"/>
          </w:tcPr>
          <w:p>
            <w:r>
              <w:t>Gym session and set logs</w:t>
            </w:r>
          </w:p>
        </w:tc>
        <w:tc>
          <w:tcPr>
            <w:tcW w:type="dxa" w:w="2160"/>
          </w:tcPr>
          <w:p>
            <w:r>
              <w:t>Yes</w:t>
            </w:r>
          </w:p>
        </w:tc>
        <w:tc>
          <w:tcPr>
            <w:tcW w:type="dxa" w:w="2160"/>
          </w:tcPr>
          <w:p>
            <w:r>
              <w:t>same pattern</w:t>
            </w:r>
          </w:p>
        </w:tc>
        <w:tc>
          <w:tcPr>
            <w:tcW w:type="dxa" w:w="2160"/>
          </w:tcPr>
          <w:p>
            <w:r>
              <w:rPr>
                <w:rFonts w:ascii="Consolas" w:hAnsi="Consolas"/>
                <w:color w:val="333333"/>
                <w:sz w:val="18"/>
              </w:rPr>
              <w:t>0012_rls_policies.sql</w:t>
            </w:r>
          </w:p>
        </w:tc>
      </w:tr>
      <w:tr>
        <w:tc>
          <w:tcPr>
            <w:tcW w:type="dxa" w:w="2160"/>
          </w:tcPr>
          <w:p>
            <w:r>
              <w:t>Nutrition check ins and targets</w:t>
            </w:r>
          </w:p>
        </w:tc>
        <w:tc>
          <w:tcPr>
            <w:tcW w:type="dxa" w:w="2160"/>
          </w:tcPr>
          <w:p>
            <w:r>
              <w:t>Yes</w:t>
            </w:r>
          </w:p>
        </w:tc>
        <w:tc>
          <w:tcPr>
            <w:tcW w:type="dxa" w:w="2160"/>
          </w:tcPr>
          <w:p>
            <w:r>
              <w:t>same pattern</w:t>
            </w:r>
          </w:p>
        </w:tc>
        <w:tc>
          <w:tcPr>
            <w:tcW w:type="dxa" w:w="2160"/>
          </w:tcPr>
          <w:p>
            <w:r>
              <w:rPr>
                <w:rFonts w:ascii="Consolas" w:hAnsi="Consolas"/>
                <w:color w:val="333333"/>
                <w:sz w:val="18"/>
              </w:rPr>
              <w:t>0012_rls_policies.sql</w:t>
            </w:r>
          </w:p>
        </w:tc>
      </w:tr>
      <w:tr>
        <w:tc>
          <w:tcPr>
            <w:tcW w:type="dxa" w:w="2160"/>
          </w:tcPr>
          <w:p>
            <w:r>
              <w:t>Test results and personal bests</w:t>
            </w:r>
          </w:p>
        </w:tc>
        <w:tc>
          <w:tcPr>
            <w:tcW w:type="dxa" w:w="2160"/>
          </w:tcPr>
          <w:p>
            <w:r>
              <w:t>Yes</w:t>
            </w:r>
          </w:p>
        </w:tc>
        <w:tc>
          <w:tcPr>
            <w:tcW w:type="dxa" w:w="2160"/>
          </w:tcPr>
          <w:p>
            <w:r>
              <w:t>shown on My data</w:t>
            </w:r>
          </w:p>
        </w:tc>
        <w:tc>
          <w:tcPr>
            <w:tcW w:type="dxa" w:w="2160"/>
          </w:tcPr>
          <w:p>
            <w:r>
              <w:rPr>
                <w:rFonts w:ascii="Consolas" w:hAnsi="Consolas"/>
                <w:color w:val="333333"/>
                <w:sz w:val="18"/>
              </w:rPr>
              <w:t>src/app/(athlete)/my-data/page.tsx</w:t>
            </w:r>
          </w:p>
        </w:tc>
      </w:tr>
      <w:tr>
        <w:tc>
          <w:tcPr>
            <w:tcW w:type="dxa" w:w="2160"/>
          </w:tcPr>
          <w:p>
            <w:r>
              <w:rPr>
                <w:b/>
              </w:rPr>
              <w:t>Injuries: body area, status, dates</w:t>
            </w:r>
          </w:p>
        </w:tc>
        <w:tc>
          <w:tcPr>
            <w:tcW w:type="dxa" w:w="2160"/>
          </w:tcPr>
          <w:p>
            <w:r>
              <w:rPr>
                <w:b/>
              </w:rPr>
              <w:t>Yes</w:t>
            </w:r>
          </w:p>
        </w:tc>
        <w:tc>
          <w:tcPr>
            <w:tcW w:type="dxa" w:w="2160"/>
          </w:tcPr>
          <w:p>
            <w:r>
              <w:rPr>
                <w:rFonts w:ascii="Consolas" w:hAnsi="Consolas"/>
                <w:color w:val="333333"/>
                <w:sz w:val="18"/>
              </w:rPr>
              <w:t>injuries_self_select</w:t>
            </w:r>
            <w:r>
              <w:t xml:space="preserve">, </w:t>
            </w:r>
            <w:r>
              <w:rPr>
                <w:rFonts w:ascii="Consolas" w:hAnsi="Consolas"/>
                <w:color w:val="333333"/>
                <w:sz w:val="18"/>
              </w:rPr>
              <w:t>athlete_id = auth_athlete_id()</w:t>
            </w:r>
          </w:p>
        </w:tc>
        <w:tc>
          <w:tcPr>
            <w:tcW w:type="dxa" w:w="2160"/>
          </w:tcPr>
          <w:p>
            <w:r>
              <w:rPr>
                <w:rFonts w:ascii="Consolas" w:hAnsi="Consolas"/>
                <w:color w:val="333333"/>
                <w:sz w:val="18"/>
              </w:rPr>
              <w:t>0012_rls_policies.sql:656</w:t>
            </w:r>
          </w:p>
        </w:tc>
      </w:tr>
      <w:tr>
        <w:tc>
          <w:tcPr>
            <w:tcW w:type="dxa" w:w="2160"/>
          </w:tcPr>
          <w:p>
            <w:r>
              <w:rPr>
                <w:b/>
              </w:rPr>
              <w:t>Availability and restrictions</w:t>
            </w:r>
          </w:p>
        </w:tc>
        <w:tc>
          <w:tcPr>
            <w:tcW w:type="dxa" w:w="2160"/>
          </w:tcPr>
          <w:p>
            <w:r>
              <w:rPr>
                <w:b/>
              </w:rPr>
              <w:t>Yes</w:t>
            </w:r>
          </w:p>
        </w:tc>
        <w:tc>
          <w:tcPr>
            <w:tcW w:type="dxa" w:w="2160"/>
          </w:tcPr>
          <w:p>
            <w:r>
              <w:rPr>
                <w:rFonts w:ascii="Consolas" w:hAnsi="Consolas"/>
                <w:color w:val="333333"/>
                <w:sz w:val="18"/>
              </w:rPr>
              <w:t>availability_self_select</w:t>
            </w:r>
          </w:p>
        </w:tc>
        <w:tc>
          <w:tcPr>
            <w:tcW w:type="dxa" w:w="2160"/>
          </w:tcPr>
          <w:p>
            <w:r>
              <w:rPr>
                <w:rFonts w:ascii="Consolas" w:hAnsi="Consolas"/>
                <w:color w:val="333333"/>
                <w:sz w:val="18"/>
              </w:rPr>
              <w:t>0012_rls_policies.sql:725</w:t>
            </w:r>
          </w:p>
        </w:tc>
      </w:tr>
      <w:tr>
        <w:tc>
          <w:tcPr>
            <w:tcW w:type="dxa" w:w="2160"/>
          </w:tcPr>
          <w:p>
            <w:r>
              <w:rPr>
                <w:b/>
              </w:rPr>
              <w:t>Diagnosis, mechanism, severity, tissue type, imaging, referral, treatment plan</w:t>
            </w:r>
          </w:p>
        </w:tc>
        <w:tc>
          <w:tcPr>
            <w:tcW w:type="dxa" w:w="2160"/>
          </w:tcPr>
          <w:p>
            <w:r>
              <w:rPr>
                <w:b/>
              </w:rPr>
              <w:t>Yes</w:t>
            </w:r>
          </w:p>
        </w:tc>
        <w:tc>
          <w:tcPr>
            <w:tcW w:type="dxa" w:w="2160"/>
          </w:tcPr>
          <w:p>
            <w:r>
              <w:rPr>
                <w:rFonts w:ascii="Consolas" w:hAnsi="Consolas"/>
                <w:color w:val="333333"/>
                <w:sz w:val="18"/>
              </w:rPr>
              <w:t>injury_clinical_athlete_view</w:t>
            </w:r>
          </w:p>
        </w:tc>
        <w:tc>
          <w:tcPr>
            <w:tcW w:type="dxa" w:w="2160"/>
          </w:tcPr>
          <w:p>
            <w:r>
              <w:rPr>
                <w:rFonts w:ascii="Consolas" w:hAnsi="Consolas"/>
                <w:color w:val="333333"/>
                <w:sz w:val="18"/>
              </w:rPr>
              <w:t>0010_helper_functions_and_triggers.sql</w:t>
            </w:r>
          </w:p>
        </w:tc>
      </w:tr>
      <w:tr>
        <w:tc>
          <w:tcPr>
            <w:tcW w:type="dxa" w:w="2160"/>
          </w:tcPr>
          <w:p>
            <w:r>
              <w:rPr>
                <w:b/>
              </w:rPr>
              <w:t>The physio's private clinical notes</w:t>
            </w:r>
          </w:p>
        </w:tc>
        <w:tc>
          <w:tcPr>
            <w:tcW w:type="dxa" w:w="2160"/>
          </w:tcPr>
          <w:p>
            <w:r>
              <w:rPr>
                <w:b/>
              </w:rPr>
              <w:t>No</w:t>
            </w:r>
          </w:p>
        </w:tc>
        <w:tc>
          <w:tcPr>
            <w:tcW w:type="dxa" w:w="2160"/>
          </w:tcPr>
          <w:p>
            <w:r>
              <w:t>deliberately excluded from the view</w:t>
            </w:r>
          </w:p>
        </w:tc>
        <w:tc>
          <w:tcPr>
            <w:tcW w:type="dxa" w:w="2160"/>
          </w:tcPr>
          <w:p>
            <w:r>
              <w:t>same</w:t>
            </w:r>
          </w:p>
        </w:tc>
      </w:tr>
      <w:tr>
        <w:tc>
          <w:tcPr>
            <w:tcW w:type="dxa" w:w="2160"/>
          </w:tcPr>
          <w:p>
            <w:r>
              <w:t>GPS records</w:t>
            </w:r>
          </w:p>
        </w:tc>
        <w:tc>
          <w:tcPr>
            <w:tcW w:type="dxa" w:w="2160"/>
          </w:tcPr>
          <w:p>
            <w:r>
              <w:t>Permitted, but no screen shows them</w:t>
            </w:r>
          </w:p>
        </w:tc>
        <w:tc>
          <w:tcPr>
            <w:tcW w:type="dxa" w:w="2160"/>
          </w:tcPr>
          <w:p>
            <w:r>
              <w:rPr>
                <w:rFonts w:ascii="Consolas" w:hAnsi="Consolas"/>
                <w:color w:val="333333"/>
                <w:sz w:val="18"/>
              </w:rPr>
              <w:t>gps_records_self_select</w:t>
            </w:r>
          </w:p>
        </w:tc>
        <w:tc>
          <w:tcPr>
            <w:tcW w:type="dxa" w:w="2160"/>
          </w:tcPr>
          <w:p>
            <w:r>
              <w:rPr>
                <w:rFonts w:ascii="Consolas" w:hAnsi="Consolas"/>
                <w:color w:val="333333"/>
                <w:sz w:val="18"/>
              </w:rPr>
              <w:t>0023_gps_records.sql:132</w:t>
            </w:r>
          </w:p>
        </w:tc>
      </w:tr>
    </w:tbl>
    <w:p/>
    <w:p>
      <w:pPr>
        <w:pStyle w:val="Heading4"/>
      </w:pPr>
      <w:r>
        <w:t>The one thing staff record that the athlete cannot see, and why</w:t>
      </w:r>
    </w:p>
    <w:p>
      <w:r>
        <w:rPr>
          <w:b/>
        </w:rPr>
        <w:t>`injury_clinical.clinical_notes`.</w:t>
      </w:r>
      <w:r>
        <w:t xml:space="preserve"> Nothing else.</w:t>
      </w:r>
    </w:p>
    <w:p>
      <w:r>
        <w:t>The schema comment is unusually direct about it: "clinical_notes is absent. It is</w:t>
      </w:r>
    </w:p>
    <w:p>
      <w:r>
        <w:t>absent here and nowhere else in the product."</w:t>
      </w:r>
    </w:p>
    <w:p>
      <w:r>
        <w:rPr>
          <w:b/>
        </w:rPr>
        <w:t>How that is enforced matters, because the obvious way would not have worked.</w:t>
      </w:r>
    </w:p>
    <w:p>
      <w:r>
        <w:rPr>
          <w:rFonts w:ascii="Consolas" w:hAnsi="Consolas"/>
          <w:color w:val="333333"/>
          <w:sz w:val="18"/>
        </w:rPr>
        <w:t>docs/04-data-model.md</w:t>
      </w:r>
      <w:r>
        <w:t xml:space="preserve"> section 14 originally sketched an athlete select policy on</w:t>
      </w:r>
    </w:p>
    <w:p>
      <w:r>
        <w:rPr>
          <w:rFonts w:ascii="Consolas" w:hAnsi="Consolas"/>
          <w:color w:val="333333"/>
          <w:sz w:val="18"/>
        </w:rPr>
        <w:t>injury_clinical</w:t>
      </w:r>
      <w:r>
        <w:t xml:space="preserve"> plus a view that excluded the notes. Those two cannot both hold:</w:t>
      </w:r>
    </w:p>
    <w:p>
      <w:r>
        <w:t>a select policy on the base table lets an athlete run `select clinical_notes from</w:t>
      </w:r>
    </w:p>
    <w:p>
      <w:r>
        <w:t>injury_clinical` straight through PostgREST, and column privileges cannot help</w:t>
      </w:r>
    </w:p>
    <w:p>
      <w:r>
        <w:t>because coach, medic, athlete and admin all connect as the same database role,</w:t>
      </w:r>
    </w:p>
    <w:p>
      <w:r>
        <w:rPr>
          <w:rFonts w:ascii="Consolas" w:hAnsi="Consolas"/>
          <w:color w:val="333333"/>
          <w:sz w:val="18"/>
        </w:rPr>
        <w:t>authenticated</w:t>
      </w:r>
      <w:r>
        <w:t>.</w:t>
      </w:r>
    </w:p>
    <w:p>
      <w:r>
        <w:t xml:space="preserve">So the athlete gets </w:t>
      </w:r>
      <w:r>
        <w:rPr>
          <w:b/>
        </w:rPr>
        <w:t>no policy on `injury_clinical` at all</w:t>
      </w:r>
      <w:r>
        <w:t>. The table is medic</w:t>
      </w:r>
    </w:p>
    <w:p>
      <w:r>
        <w:t xml:space="preserve">only for every operation. </w:t>
      </w:r>
      <w:r>
        <w:rPr>
          <w:rFonts w:ascii="Consolas" w:hAnsi="Consolas"/>
          <w:color w:val="333333"/>
          <w:sz w:val="18"/>
        </w:rPr>
        <w:t>injury_clinical_athlete_view</w:t>
      </w:r>
      <w:r>
        <w:t xml:space="preserve"> is their only path to</w:t>
      </w:r>
    </w:p>
    <w:p>
      <w:r>
        <w:t>their own clinical detail, and because there is no underlying policy for it to</w:t>
      </w:r>
    </w:p>
    <w:p>
      <w:r>
        <w:t>inherit, it runs with the owner's rights and carries its own predicates:</w:t>
      </w:r>
    </w:p>
    <w:p>
      <w:pPr>
        <w:pStyle w:val="ListBullet"/>
      </w:pPr>
      <w:r>
        <w:rPr>
          <w:rFonts w:ascii="Consolas" w:hAnsi="Consolas"/>
          <w:color w:val="333333"/>
          <w:sz w:val="18"/>
        </w:rPr>
        <w:t>org_id = auth_org_id()</w:t>
      </w:r>
      <w:r>
        <w:t>, the tenancy check, exactly as a policy would do it</w:t>
      </w:r>
    </w:p>
    <w:p>
      <w:pPr>
        <w:pStyle w:val="ListBullet"/>
      </w:pPr>
      <w:r>
        <w:rPr>
          <w:rFonts w:ascii="Consolas" w:hAnsi="Consolas"/>
          <w:color w:val="333333"/>
          <w:sz w:val="18"/>
        </w:rPr>
        <w:t>a.user_id = auth_user_id()</w:t>
      </w:r>
      <w:r>
        <w:t>, the subject check, read from the verified JWT and</w:t>
      </w:r>
    </w:p>
    <w:p>
      <w:r>
        <w:t xml:space="preserve">  never from anything the caller can supply</w:t>
      </w:r>
    </w:p>
    <w:p>
      <w:r>
        <w:t>A coach has no athlete row, so they match nothing. A user in another club matches</w:t>
      </w:r>
    </w:p>
    <w:p>
      <w:r>
        <w:t xml:space="preserve">nothing. </w:t>
      </w:r>
      <w:r>
        <w:rPr>
          <w:rFonts w:ascii="Consolas" w:hAnsi="Consolas"/>
          <w:color w:val="333333"/>
          <w:sz w:val="18"/>
        </w:rPr>
        <w:t>clinical_notes</w:t>
      </w:r>
      <w:r>
        <w:t xml:space="preserve"> is not in the select list, so no join, column privilege</w:t>
      </w:r>
    </w:p>
    <w:p>
      <w:r>
        <w:t xml:space="preserve">or </w:t>
      </w:r>
      <w:r>
        <w:rPr>
          <w:rFonts w:ascii="Consolas" w:hAnsi="Consolas"/>
          <w:color w:val="333333"/>
          <w:sz w:val="18"/>
        </w:rPr>
        <w:t>select *</w:t>
      </w:r>
      <w:r>
        <w:t xml:space="preserve"> reaches it. The view is </w:t>
      </w:r>
      <w:r>
        <w:rPr>
          <w:rFonts w:ascii="Consolas" w:hAnsi="Consolas"/>
          <w:color w:val="333333"/>
          <w:sz w:val="18"/>
        </w:rPr>
        <w:t>security_barrier</w:t>
      </w:r>
      <w:r>
        <w:t>, which stops a caller</w:t>
      </w:r>
    </w:p>
    <w:p>
      <w:r>
        <w:t xml:space="preserve">supplied volatile function in a </w:t>
      </w:r>
      <w:r>
        <w:rPr>
          <w:rFonts w:ascii="Consolas" w:hAnsi="Consolas"/>
          <w:color w:val="333333"/>
          <w:sz w:val="18"/>
        </w:rPr>
        <w:t>WHERE</w:t>
      </w:r>
      <w:r>
        <w:t xml:space="preserve"> clause being pushed underneath the view's</w:t>
      </w:r>
    </w:p>
    <w:p>
      <w:r>
        <w:t>own filters.</w:t>
      </w:r>
    </w:p>
    <w:p>
      <w:r>
        <w:rPr>
          <w:b/>
        </w:rPr>
        <w:t>Why a private note is defensible.</w:t>
      </w:r>
      <w:r>
        <w:t xml:space="preserve"> A physio needs somewhere to record a working</w:t>
      </w:r>
    </w:p>
    <w:p>
      <w:r>
        <w:t>thought, a suspicion, or a conversation, without it becoming a document the</w:t>
      </w:r>
    </w:p>
    <w:p>
      <w:r>
        <w:t>subject reads that afternoon. The line drawn here is that the athlete gets the</w:t>
      </w:r>
    </w:p>
    <w:p>
      <w:r>
        <w:t>clinical facts about their own body, including the diagnosis, and does not get the</w:t>
      </w:r>
    </w:p>
    <w:p>
      <w:r>
        <w:t>clinician's notebook.</w:t>
      </w:r>
    </w:p>
    <w:p>
      <w:r>
        <w:rPr>
          <w:b/>
        </w:rPr>
        <w:t>The GDPR caveat, stated plainly.</w:t>
      </w:r>
      <w:r>
        <w:t xml:space="preserve"> UK GDPR article 15 gives a person a right of</w:t>
      </w:r>
    </w:p>
    <w:p>
      <w:r>
        <w:t>access to personal data about them, and a private clinical note is still personal</w:t>
      </w:r>
    </w:p>
    <w:p>
      <w:r>
        <w:t>data. The product's answer is the subject access request pack, which has a</w:t>
      </w:r>
    </w:p>
    <w:p>
      <w:r>
        <w:t>withholding workflow where a physio marks specific notes withheld with a recorded</w:t>
      </w:r>
    </w:p>
    <w:p>
      <w:r>
        <w:t>reason before release (</w:t>
      </w:r>
      <w:r>
        <w:rPr>
          <w:rFonts w:ascii="Consolas" w:hAnsi="Consolas"/>
          <w:color w:val="333333"/>
          <w:sz w:val="18"/>
        </w:rPr>
        <w:t>docs/09-security-and-compliance.md</w:t>
      </w:r>
      <w:r>
        <w:t xml:space="preserve"> section 6). **The app</w:t>
      </w:r>
    </w:p>
    <w:p>
      <w:r>
        <w:t>not showing it is not the same as the club refusing it**, and a club asked for a</w:t>
      </w:r>
    </w:p>
    <w:p>
      <w:r>
        <w:t>subject access request must go through that process rather than pointing at this</w:t>
      </w:r>
    </w:p>
    <w:p>
      <w:r>
        <w:t>screen.</w:t>
      </w:r>
    </w:p>
    <w:p>
      <w:pPr>
        <w:pStyle w:val="Heading4"/>
      </w:pPr>
      <w:r>
        <w:t>A right that no screen exercises</w:t>
      </w:r>
    </w:p>
    <w:p>
      <w:r>
        <w:t xml:space="preserve">**No athlete page under </w:t>
      </w:r>
      <w:r>
        <w:rPr>
          <w:rFonts w:ascii="Consolas" w:hAnsi="Consolas"/>
          <w:color w:val="333333"/>
          <w:sz w:val="18"/>
        </w:rPr>
        <w:t>src/app/(athlete)/</w:t>
      </w:r>
      <w:r>
        <w:t xml:space="preserve"> was found reading injuries,</w:t>
      </w:r>
    </w:p>
    <w:p>
      <w:r>
        <w:t xml:space="preserve">availability or </w:t>
      </w:r>
      <w:r>
        <w:rPr>
          <w:rFonts w:ascii="Consolas" w:hAnsi="Consolas"/>
          <w:color w:val="333333"/>
          <w:sz w:val="18"/>
        </w:rPr>
        <w:t>injury_clinical_athlete_view</w:t>
      </w:r>
      <w:r>
        <w:t>.** Searched all fifteen pages.</w:t>
      </w:r>
    </w:p>
    <w:p>
      <w:r>
        <w:t>So the database permits an athlete to see their own diagnosis and restrictions,</w:t>
      </w:r>
    </w:p>
    <w:p>
      <w:r>
        <w:t xml:space="preserve">and </w:t>
      </w:r>
      <w:r>
        <w:rPr>
          <w:b/>
        </w:rPr>
        <w:t>no screen shows it to them</w:t>
      </w:r>
      <w:r>
        <w:t>. That is DECISION 8 in</w:t>
      </w:r>
    </w:p>
    <w:p>
      <w:r>
        <w:rPr>
          <w:rFonts w:ascii="Consolas" w:hAnsi="Consolas"/>
          <w:color w:val="333333"/>
          <w:sz w:val="18"/>
        </w:rPr>
        <w:t>docs/athlete/decisions-required.md</w:t>
      </w:r>
      <w:r>
        <w:t>, and it is a real gap rather than a</w:t>
      </w:r>
    </w:p>
    <w:p>
      <w:r>
        <w:t>technicality: a player who is unavailable is told so by a person, not by the app.</w:t>
      </w:r>
    </w:p>
    <w:p>
      <w:r>
        <w:rPr>
          <w:b/>
        </w:rPr>
        <w:t>UNVERIFIED: whether Today surfaces availability in some other form.</w:t>
      </w:r>
      <w:r>
        <w:t xml:space="preserve"> Looked in</w:t>
      </w:r>
    </w:p>
    <w:p>
      <w:r>
        <w:rPr>
          <w:rFonts w:ascii="Consolas" w:hAnsi="Consolas"/>
          <w:color w:val="333333"/>
          <w:sz w:val="18"/>
        </w:rPr>
        <w:t>src/app/(athlete)/today/page.tsx</w:t>
      </w:r>
      <w:r>
        <w:t xml:space="preserve">, </w:t>
      </w:r>
      <w:r>
        <w:rPr>
          <w:rFonts w:ascii="Consolas" w:hAnsi="Consolas"/>
          <w:color w:val="333333"/>
          <w:sz w:val="18"/>
        </w:rPr>
        <w:t>my-data/page.tsx</w:t>
      </w:r>
      <w:r>
        <w:t xml:space="preserve"> and </w:t>
      </w:r>
      <w:r>
        <w:rPr>
          <w:rFonts w:ascii="Consolas" w:hAnsi="Consolas"/>
          <w:color w:val="333333"/>
          <w:sz w:val="18"/>
        </w:rPr>
        <w:t>me/page.tsx</w:t>
      </w:r>
      <w:r>
        <w:t>.</w:t>
      </w:r>
    </w:p>
    <w:p>
      <w:pPr>
        <w:pStyle w:val="Heading3"/>
      </w:pPr>
      <w:r>
        <w:t>2. Other players</w:t>
      </w:r>
    </w:p>
    <w:p>
      <w:pPr>
        <w:pStyle w:val="Heading4"/>
      </w:pPr>
      <w:r>
        <w:t>Almost nothing, and that is the design</w:t>
      </w:r>
    </w:p>
    <w:p>
      <w:r>
        <w:t>There is no squad list, no teammate profile and no way to look up another player</w:t>
      </w:r>
    </w:p>
    <w:p>
      <w:r>
        <w:t>in the athlete app. The four tabs are Today, My data, Gym and Me</w:t>
      </w:r>
    </w:p>
    <w:p>
      <w:r>
        <w:t>(</w:t>
      </w:r>
      <w:r>
        <w:rPr>
          <w:rFonts w:ascii="Consolas" w:hAnsi="Consolas"/>
          <w:color w:val="333333"/>
          <w:sz w:val="18"/>
        </w:rPr>
        <w:t>src/components/AthleteTabBar/AthleteTabBar.tsx:24</w:t>
      </w:r>
      <w:r>
        <w:t>), and none of them is a</w:t>
      </w:r>
    </w:p>
    <w:p>
      <w:r>
        <w:t>directory.</w:t>
      </w:r>
    </w:p>
    <w:p>
      <w:r>
        <w:rPr>
          <w:b/>
        </w:rPr>
        <w:t>The single exception is the leaderboard.</w:t>
      </w:r>
    </w:p>
    <w:p>
      <w:pPr>
        <w:pStyle w:val="Heading4"/>
      </w:pPr>
      <w:r>
        <w:t>Leaderboards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Question</w:t>
            </w:r>
          </w:p>
        </w:tc>
        <w:tc>
          <w:tcPr>
            <w:tcW w:type="dxa" w:w="2880"/>
          </w:tcPr>
          <w:p>
            <w:r>
              <w:rPr>
                <w:b/>
              </w:rPr>
              <w:t>Answer</w:t>
            </w:r>
          </w:p>
        </w:tc>
        <w:tc>
          <w:tcPr>
            <w:tcW w:type="dxa" w:w="2880"/>
          </w:tcPr>
          <w:p>
            <w:r>
              <w:rPr>
                <w:b/>
              </w:rPr>
              <w:t>Citation</w:t>
            </w:r>
          </w:p>
        </w:tc>
      </w:tr>
      <w:tr>
        <w:tc>
          <w:tcPr>
            <w:tcW w:type="dxa" w:w="2880"/>
          </w:tcPr>
          <w:p>
            <w:r>
              <w:t>Which metrics</w:t>
            </w:r>
          </w:p>
        </w:tc>
        <w:tc>
          <w:tcPr>
            <w:tcW w:type="dxa" w:w="2880"/>
          </w:tcPr>
          <w:p>
            <w:r>
              <w:t xml:space="preserve">Only metrics marked </w:t>
            </w:r>
            <w:r>
              <w:rPr>
                <w:rFonts w:ascii="Consolas" w:hAnsi="Consolas"/>
                <w:color w:val="333333"/>
                <w:sz w:val="18"/>
              </w:rPr>
              <w:t>leaderboard_eligible</w:t>
            </w:r>
            <w:r>
              <w:t xml:space="preserve">, with an </w:t>
            </w:r>
            <w:r>
              <w:rPr>
                <w:rFonts w:ascii="Consolas" w:hAnsi="Consolas"/>
                <w:color w:val="333333"/>
                <w:sz w:val="18"/>
              </w:rPr>
              <w:t>ineligible_reason</w:t>
            </w:r>
            <w:r>
              <w:t xml:space="preserve"> recorded for the rest</w:t>
            </w:r>
          </w:p>
        </w:tc>
        <w:tc>
          <w:tcPr>
            <w:tcW w:type="dxa" w:w="2880"/>
          </w:tcPr>
          <w:p>
            <w:r>
              <w:rPr>
                <w:rFonts w:ascii="Consolas" w:hAnsi="Consolas"/>
                <w:color w:val="333333"/>
                <w:sz w:val="18"/>
              </w:rPr>
              <w:t>src/lib/queries/leaderboards.ts:22</w:t>
            </w:r>
          </w:p>
        </w:tc>
      </w:tr>
      <w:tr>
        <w:tc>
          <w:tcPr>
            <w:tcW w:type="dxa" w:w="2880"/>
          </w:tcPr>
          <w:p>
            <w:r>
              <w:t>Is readiness rankable</w:t>
            </w:r>
          </w:p>
        </w:tc>
        <w:tc>
          <w:tcPr>
            <w:tcW w:type="dxa" w:w="2880"/>
          </w:tcPr>
          <w:p>
            <w:r>
              <w:rPr>
                <w:b/>
              </w:rPr>
              <w:t>No, deliberately</w:t>
            </w:r>
          </w:p>
        </w:tc>
        <w:tc>
          <w:tcPr>
            <w:tcW w:type="dxa" w:w="2880"/>
          </w:tcPr>
          <w:p>
            <w:r>
              <w:rPr>
                <w:rFonts w:ascii="Consolas" w:hAnsi="Consolas"/>
                <w:color w:val="333333"/>
                <w:sz w:val="18"/>
              </w:rPr>
              <w:t>docs/metrics.md</w:t>
            </w:r>
            <w:r>
              <w:t xml:space="preserve"> MET-039</w:t>
            </w:r>
          </w:p>
        </w:tc>
      </w:tr>
      <w:tr>
        <w:tc>
          <w:tcPr>
            <w:tcW w:type="dxa" w:w="2880"/>
          </w:tcPr>
          <w:p>
            <w:r>
              <w:t>Whole squad or a group</w:t>
            </w:r>
          </w:p>
        </w:tc>
        <w:tc>
          <w:tcPr>
            <w:tcW w:type="dxa" w:w="2880"/>
          </w:tcPr>
          <w:p>
            <w:r>
              <w:t xml:space="preserve">Board defined per leaderboard, with a </w:t>
            </w:r>
            <w:r>
              <w:rPr>
                <w:rFonts w:ascii="Consolas" w:hAnsi="Consolas"/>
                <w:color w:val="333333"/>
                <w:sz w:val="18"/>
              </w:rPr>
              <w:t>min_population</w:t>
            </w:r>
            <w:r>
              <w:t xml:space="preserve"> floor</w:t>
            </w:r>
          </w:p>
        </w:tc>
        <w:tc>
          <w:tcPr>
            <w:tcW w:type="dxa" w:w="2880"/>
          </w:tcPr>
          <w:p>
            <w:r>
              <w:rPr>
                <w:rFonts w:ascii="Consolas" w:hAnsi="Consolas"/>
                <w:color w:val="333333"/>
                <w:sz w:val="18"/>
              </w:rPr>
              <w:t>leaderboards.ts:22</w:t>
            </w:r>
          </w:p>
        </w:tc>
      </w:tr>
      <w:tr>
        <w:tc>
          <w:tcPr>
            <w:tcW w:type="dxa" w:w="2880"/>
          </w:tcPr>
          <w:p>
            <w:r>
              <w:t>Named or anonymised</w:t>
            </w:r>
          </w:p>
        </w:tc>
        <w:tc>
          <w:tcPr>
            <w:tcW w:type="dxa" w:w="2880"/>
          </w:tcPr>
          <w:p>
            <w:r>
              <w:t>Named</w:t>
            </w:r>
          </w:p>
        </w:tc>
        <w:tc>
          <w:tcPr>
            <w:tcW w:type="dxa" w:w="2880"/>
          </w:tcPr>
          <w:p>
            <w:r>
              <w:rPr>
                <w:rFonts w:ascii="Consolas" w:hAnsi="Consolas"/>
                <w:color w:val="333333"/>
                <w:sz w:val="18"/>
              </w:rPr>
              <w:t>src/app/(athlete)/my-data/boards/[leaderboardId]/page.tsx</w:t>
            </w:r>
          </w:p>
        </w:tc>
      </w:tr>
      <w:tr>
        <w:tc>
          <w:tcPr>
            <w:tcW w:type="dxa" w:w="2880"/>
          </w:tcPr>
          <w:p>
            <w:r>
              <w:t>Can an adult leave</w:t>
            </w:r>
          </w:p>
        </w:tc>
        <w:tc>
          <w:tcPr>
            <w:tcW w:type="dxa" w:w="2880"/>
          </w:tcPr>
          <w:p>
            <w:r>
              <w:t>Yes, opt out, and it cannot be taken away</w:t>
            </w:r>
          </w:p>
        </w:tc>
        <w:tc>
          <w:tcPr>
            <w:tcW w:type="dxa" w:w="2880"/>
          </w:tcPr>
          <w:p>
            <w:r>
              <w:rPr>
                <w:rFonts w:ascii="Consolas" w:hAnsi="Consolas"/>
                <w:color w:val="333333"/>
                <w:sz w:val="18"/>
              </w:rPr>
              <w:t>leaderboard_opt_outs</w:t>
            </w:r>
            <w:r>
              <w:t xml:space="preserve">, </w:t>
            </w:r>
            <w:r>
              <w:rPr>
                <w:rFonts w:ascii="Consolas" w:hAnsi="Consolas"/>
                <w:color w:val="333333"/>
                <w:sz w:val="18"/>
              </w:rPr>
              <w:t>opt_out_source = 'athlete'</w:t>
            </w:r>
          </w:p>
        </w:tc>
      </w:tr>
      <w:tr>
        <w:tc>
          <w:tcPr>
            <w:tcW w:type="dxa" w:w="2880"/>
          </w:tcPr>
          <w:p>
            <w:r>
              <w:t>Can an under 18 be on one</w:t>
            </w:r>
          </w:p>
        </w:tc>
        <w:tc>
          <w:tcPr>
            <w:tcW w:type="dxa" w:w="2880"/>
          </w:tcPr>
          <w:p>
            <w:r>
              <w:rPr>
                <w:b/>
              </w:rPr>
              <w:t>Only if they opted in themselves</w:t>
            </w:r>
          </w:p>
        </w:tc>
        <w:tc>
          <w:tcPr>
            <w:tcW w:type="dxa" w:w="2880"/>
          </w:tcPr>
          <w:p>
            <w:r>
              <w:rPr>
                <w:rFonts w:ascii="Consolas" w:hAnsi="Consolas"/>
                <w:color w:val="333333"/>
                <w:sz w:val="18"/>
              </w:rPr>
              <w:t>supabase/migrations/0016_leaderboards.sql:370</w:t>
            </w:r>
          </w:p>
        </w:tc>
      </w:tr>
      <w:tr>
        <w:tc>
          <w:tcPr>
            <w:tcW w:type="dxa" w:w="2880"/>
          </w:tcPr>
          <w:p>
            <w:r>
              <w:t>Does an unavailable player appear</w:t>
            </w:r>
          </w:p>
        </w:tc>
        <w:tc>
          <w:tcPr>
            <w:tcW w:type="dxa" w:w="2880"/>
          </w:tcPr>
          <w:p>
            <w:r>
              <w:rPr>
                <w:b/>
              </w:rPr>
              <w:t>No</w:t>
            </w:r>
          </w:p>
        </w:tc>
        <w:tc>
          <w:tcPr>
            <w:tcW w:type="dxa" w:w="2880"/>
          </w:tcPr>
          <w:p>
            <w:r>
              <w:rPr>
                <w:rFonts w:ascii="Consolas" w:hAnsi="Consolas"/>
                <w:color w:val="333333"/>
                <w:sz w:val="18"/>
              </w:rPr>
              <w:t>0016_leaderboards.sql:360</w:t>
            </w:r>
          </w:p>
        </w:tc>
      </w:tr>
      <w:tr>
        <w:tc>
          <w:tcPr>
            <w:tcW w:type="dxa" w:w="2880"/>
          </w:tcPr>
          <w:p>
            <w:r>
              <w:t>Can a medic suppress somebody</w:t>
            </w:r>
          </w:p>
        </w:tc>
        <w:tc>
          <w:tcPr>
            <w:tcW w:type="dxa" w:w="2880"/>
          </w:tcPr>
          <w:p>
            <w:r>
              <w:t>Yes, separately</w:t>
            </w:r>
          </w:p>
        </w:tc>
        <w:tc>
          <w:tcPr>
            <w:tcW w:type="dxa" w:w="2880"/>
          </w:tcPr>
          <w:p>
            <w:r>
              <w:rPr>
                <w:rFonts w:ascii="Consolas" w:hAnsi="Consolas"/>
                <w:color w:val="333333"/>
                <w:sz w:val="18"/>
              </w:rPr>
              <w:t>opt_out_source = 'medic'</w:t>
            </w:r>
            <w:r>
              <w:t xml:space="preserve">, </w:t>
            </w:r>
            <w:r>
              <w:rPr>
                <w:rFonts w:ascii="Consolas" w:hAnsi="Consolas"/>
                <w:color w:val="333333"/>
                <w:sz w:val="18"/>
              </w:rPr>
              <w:t>leaderboard_opt_outs_medical_insert</w:t>
            </w:r>
          </w:p>
        </w:tc>
      </w:tr>
    </w:tbl>
    <w:p/>
    <w:p>
      <w:r>
        <w:rPr>
          <w:b/>
        </w:rPr>
        <w:t>Three protections, and each is enforced in the query rather than the client.</w:t>
      </w:r>
    </w:p>
    <w:p>
      <w:r>
        <w:rPr>
          <w:b/>
        </w:rPr>
        <w:t>Availability.</w:t>
      </w:r>
      <w:r>
        <w:t xml:space="preserve"> A player whose latest availability row is anything other than</w:t>
      </w:r>
    </w:p>
    <w:p>
      <w:r>
        <w:rPr>
          <w:rFonts w:ascii="Consolas" w:hAnsi="Consolas"/>
          <w:color w:val="333333"/>
          <w:sz w:val="18"/>
        </w:rPr>
        <w:t>available</w:t>
      </w:r>
      <w:r>
        <w:t xml:space="preserve"> is excluded from every board. So a player who is injured does not</w:t>
      </w:r>
    </w:p>
    <w:p>
      <w:r>
        <w:t>find themselves ranked last while they are out.</w:t>
      </w:r>
    </w:p>
    <w:p>
      <w:r>
        <w:rPr>
          <w:b/>
        </w:rPr>
        <w:t>The adult opt out is irrevocable by the club.</w:t>
      </w:r>
      <w:r>
        <w:t xml:space="preserve"> </w:t>
      </w:r>
      <w:r>
        <w:rPr>
          <w:rFonts w:ascii="Consolas" w:hAnsi="Consolas"/>
          <w:color w:val="333333"/>
          <w:sz w:val="18"/>
        </w:rPr>
        <w:t>leaderboard_opt_outs</w:t>
      </w:r>
      <w:r>
        <w:t xml:space="preserve"> carries a</w:t>
      </w:r>
    </w:p>
    <w:p>
      <w:r>
        <w:rPr>
          <w:rFonts w:ascii="Consolas" w:hAnsi="Consolas"/>
          <w:color w:val="333333"/>
          <w:sz w:val="18"/>
        </w:rPr>
        <w:t>check (allow_opt_out)</w:t>
      </w:r>
      <w:r>
        <w:t xml:space="preserve"> in the database, on GDPR article 7(3) grounds: consent</w:t>
      </w:r>
    </w:p>
    <w:p>
      <w:r>
        <w:t>that cannot be withdrawn was never consent. A club cannot switch a player back on.</w:t>
      </w:r>
    </w:p>
    <w:p>
      <w:r>
        <w:rPr>
          <w:b/>
        </w:rPr>
        <w:t>The under 18 rule is opt in, not opt out</w:t>
      </w:r>
      <w:r>
        <w:t>, which is Children's Code standard 7:</w:t>
      </w:r>
    </w:p>
    <w:p>
      <w:r>
        <w:t xml:space="preserve">    and (</w:t>
      </w:r>
    </w:p>
    <w:p>
      <w:r>
        <w:t xml:space="preserve">      not athlete_is_minor(a.id)</w:t>
      </w:r>
    </w:p>
    <w:p>
      <w:r>
        <w:t xml:space="preserve">      or exists (select 1 from athlete_consents c</w:t>
      </w:r>
    </w:p>
    <w:p>
      <w:r>
        <w:t xml:space="preserve">                 where c.athlete_id = a.id</w:t>
      </w:r>
    </w:p>
    <w:p>
      <w:r>
        <w:t xml:space="preserve">                   and c.purpose = 'leaderboard_visibility'</w:t>
      </w:r>
    </w:p>
    <w:p>
      <w:r>
        <w:t xml:space="preserve">                   and c.granted_at is not null</w:t>
      </w:r>
    </w:p>
    <w:p>
      <w:r>
        <w:t xml:space="preserve">                   and c.withdrawn_at is null)</w:t>
      </w:r>
    </w:p>
    <w:p>
      <w:r>
        <w:t xml:space="preserve">    )</w:t>
      </w:r>
    </w:p>
    <w:p>
      <w:r>
        <w:rPr>
          <w:rFonts w:ascii="Consolas" w:hAnsi="Consolas"/>
          <w:color w:val="333333"/>
          <w:sz w:val="18"/>
        </w:rPr>
        <w:t>athlete_is_minor()</w:t>
      </w:r>
      <w:r>
        <w:t xml:space="preserve"> </w:t>
      </w:r>
      <w:r>
        <w:rPr>
          <w:b/>
        </w:rPr>
        <w:t>fails safe</w:t>
      </w:r>
      <w:r>
        <w:t>: an athlete with no date of birth is treated</w:t>
      </w:r>
    </w:p>
    <w:p>
      <w:r>
        <w:t>as a minor. Its own comment gives the reason, "the other failure puts a fifteen</w:t>
      </w:r>
    </w:p>
    <w:p>
      <w:r>
        <w:t>year old on a public ranking".</w:t>
      </w:r>
    </w:p>
    <w:p>
      <w:r>
        <w:t xml:space="preserve">There is also a per device hide, </w:t>
      </w:r>
      <w:r>
        <w:rPr>
          <w:rFonts w:ascii="Consolas" w:hAnsi="Consolas"/>
          <w:color w:val="333333"/>
          <w:sz w:val="18"/>
        </w:rPr>
        <w:t>fydr-hide-leaderboards</w:t>
      </w:r>
      <w:r>
        <w:t xml:space="preserve"> in </w:t>
      </w:r>
      <w:r>
        <w:rPr>
          <w:rFonts w:ascii="Consolas" w:hAnsi="Consolas"/>
          <w:color w:val="333333"/>
          <w:sz w:val="18"/>
        </w:rPr>
        <w:t>localStorage</w:t>
      </w:r>
    </w:p>
    <w:p>
      <w:r>
        <w:t>(</w:t>
      </w:r>
      <w:r>
        <w:rPr>
          <w:rFonts w:ascii="Consolas" w:hAnsi="Consolas"/>
          <w:color w:val="333333"/>
          <w:sz w:val="18"/>
        </w:rPr>
        <w:t>src/lib/leaderboardVisibility.ts:24</w:t>
      </w:r>
      <w:r>
        <w:t>). That is a display preference on one</w:t>
      </w:r>
    </w:p>
    <w:p>
      <w:r>
        <w:t>phone, not a consent record, and it does not remove the athlete from anybody</w:t>
      </w:r>
    </w:p>
    <w:p>
      <w:r>
        <w:t>else's board.</w:t>
      </w:r>
    </w:p>
    <w:p>
      <w:pPr>
        <w:pStyle w:val="Heading3"/>
      </w:pPr>
      <w:r>
        <w:t>3. Under 18 players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Protection</w:t>
            </w:r>
          </w:p>
        </w:tc>
        <w:tc>
          <w:tcPr>
            <w:tcW w:type="dxa" w:w="2880"/>
          </w:tcPr>
          <w:p>
            <w:r>
              <w:rPr>
                <w:b/>
              </w:rPr>
              <w:t>Built</w:t>
            </w:r>
          </w:p>
        </w:tc>
        <w:tc>
          <w:tcPr>
            <w:tcW w:type="dxa" w:w="2880"/>
          </w:tcPr>
          <w:p>
            <w:r>
              <w:rPr>
                <w:b/>
              </w:rPr>
              <w:t>Citation</w:t>
            </w:r>
          </w:p>
        </w:tc>
      </w:tr>
      <w:tr>
        <w:tc>
          <w:tcPr>
            <w:tcW w:type="dxa" w:w="2880"/>
          </w:tcPr>
          <w:p>
            <w:r>
              <w:t>Age is known and derived, never stored twice</w:t>
            </w:r>
          </w:p>
        </w:tc>
        <w:tc>
          <w:tcPr>
            <w:tcW w:type="dxa" w:w="2880"/>
          </w:tcPr>
          <w:p>
            <w:r>
              <w:t>Yes</w:t>
            </w:r>
          </w:p>
        </w:tc>
        <w:tc>
          <w:tcPr>
            <w:tcW w:type="dxa" w:w="2880"/>
          </w:tcPr>
          <w:p>
            <w:r>
              <w:rPr>
                <w:rFonts w:ascii="Consolas" w:hAnsi="Consolas"/>
                <w:color w:val="333333"/>
                <w:sz w:val="18"/>
              </w:rPr>
              <w:t>athlete_age_years()</w:t>
            </w:r>
            <w:r>
              <w:t xml:space="preserve">, </w:t>
            </w:r>
            <w:r>
              <w:rPr>
                <w:rFonts w:ascii="Consolas" w:hAnsi="Consolas"/>
                <w:color w:val="333333"/>
                <w:sz w:val="18"/>
              </w:rPr>
              <w:t>0010_helper_functions_and_triggers.sql:336</w:t>
            </w:r>
          </w:p>
        </w:tc>
      </w:tr>
      <w:tr>
        <w:tc>
          <w:tcPr>
            <w:tcW w:type="dxa" w:w="2880"/>
          </w:tcPr>
          <w:p>
            <w:r>
              <w:t>A screen can ask "is this a child" without receiving a date of birth</w:t>
            </w:r>
          </w:p>
        </w:tc>
        <w:tc>
          <w:tcPr>
            <w:tcW w:type="dxa" w:w="2880"/>
          </w:tcPr>
          <w:p>
            <w:r>
              <w:t>Yes</w:t>
            </w:r>
          </w:p>
        </w:tc>
        <w:tc>
          <w:tcPr>
            <w:tcW w:type="dxa" w:w="2880"/>
          </w:tcPr>
          <w:p>
            <w:r>
              <w:rPr>
                <w:rFonts w:ascii="Consolas" w:hAnsi="Consolas"/>
                <w:color w:val="333333"/>
                <w:sz w:val="18"/>
              </w:rPr>
              <w:t>athlete_age_view</w:t>
            </w:r>
            <w:r>
              <w:t xml:space="preserve">, exposes </w:t>
            </w:r>
            <w:r>
              <w:rPr>
                <w:rFonts w:ascii="Consolas" w:hAnsi="Consolas"/>
                <w:color w:val="333333"/>
                <w:sz w:val="18"/>
              </w:rPr>
              <w:t>is_minor</w:t>
            </w:r>
            <w:r>
              <w:t xml:space="preserve"> and </w:t>
            </w:r>
            <w:r>
              <w:rPr>
                <w:rFonts w:ascii="Consolas" w:hAnsi="Consolas"/>
                <w:color w:val="333333"/>
                <w:sz w:val="18"/>
              </w:rPr>
              <w:t>is_under_13</w:t>
            </w:r>
            <w:r>
              <w:t xml:space="preserve"> only</w:t>
            </w:r>
          </w:p>
        </w:tc>
      </w:tr>
      <w:tr>
        <w:tc>
          <w:tcPr>
            <w:tcW w:type="dxa" w:w="2880"/>
          </w:tcPr>
          <w:p>
            <w:r>
              <w:t>No date of birth is treated as a child</w:t>
            </w:r>
          </w:p>
        </w:tc>
        <w:tc>
          <w:tcPr>
            <w:tcW w:type="dxa" w:w="2880"/>
          </w:tcPr>
          <w:p>
            <w:r>
              <w:t>Yes</w:t>
            </w:r>
          </w:p>
        </w:tc>
        <w:tc>
          <w:tcPr>
            <w:tcW w:type="dxa" w:w="2880"/>
          </w:tcPr>
          <w:p>
            <w:r>
              <w:rPr>
                <w:rFonts w:ascii="Consolas" w:hAnsi="Consolas"/>
                <w:color w:val="333333"/>
                <w:sz w:val="18"/>
              </w:rPr>
              <w:t>athlete_is_minor()</w:t>
            </w:r>
          </w:p>
        </w:tc>
      </w:tr>
      <w:tr>
        <w:tc>
          <w:tcPr>
            <w:tcW w:type="dxa" w:w="2880"/>
          </w:tcPr>
          <w:p>
            <w:r>
              <w:t>The helper cannot be called by an anonymous caller</w:t>
            </w:r>
          </w:p>
        </w:tc>
        <w:tc>
          <w:tcPr>
            <w:tcW w:type="dxa" w:w="2880"/>
          </w:tcPr>
          <w:p>
            <w:r>
              <w:t>Yes, revoked twice</w:t>
            </w:r>
          </w:p>
        </w:tc>
        <w:tc>
          <w:tcPr>
            <w:tcW w:type="dxa" w:w="2880"/>
          </w:tcPr>
          <w:p>
            <w:r>
              <w:t>migrations 0035 and 0036</w:t>
            </w:r>
          </w:p>
        </w:tc>
      </w:tr>
      <w:tr>
        <w:tc>
          <w:tcPr>
            <w:tcW w:type="dxa" w:w="2880"/>
          </w:tcPr>
          <w:p>
            <w:r>
              <w:t>Leaderboards are opt in for minors</w:t>
            </w:r>
          </w:p>
        </w:tc>
        <w:tc>
          <w:tcPr>
            <w:tcW w:type="dxa" w:w="2880"/>
          </w:tcPr>
          <w:p>
            <w:r>
              <w:t>Yes</w:t>
            </w:r>
          </w:p>
        </w:tc>
        <w:tc>
          <w:tcPr>
            <w:tcW w:type="dxa" w:w="2880"/>
          </w:tcPr>
          <w:p>
            <w:r>
              <w:rPr>
                <w:rFonts w:ascii="Consolas" w:hAnsi="Consolas"/>
                <w:color w:val="333333"/>
                <w:sz w:val="18"/>
              </w:rPr>
              <w:t>0016_leaderboards.sql:370</w:t>
            </w:r>
          </w:p>
        </w:tc>
      </w:tr>
      <w:tr>
        <w:tc>
          <w:tcPr>
            <w:tcW w:type="dxa" w:w="2880"/>
          </w:tcPr>
          <w:p>
            <w:r>
              <w:t>Parental consent is recorded</w:t>
            </w:r>
          </w:p>
        </w:tc>
        <w:tc>
          <w:tcPr>
            <w:tcW w:type="dxa" w:w="2880"/>
          </w:tcPr>
          <w:p>
            <w:r>
              <w:t>Yes, as data</w:t>
            </w:r>
          </w:p>
        </w:tc>
        <w:tc>
          <w:tcPr>
            <w:tcW w:type="dxa" w:w="2880"/>
          </w:tcPr>
          <w:p>
            <w:r>
              <w:rPr>
                <w:rFonts w:ascii="Consolas" w:hAnsi="Consolas"/>
                <w:color w:val="333333"/>
                <w:sz w:val="18"/>
              </w:rPr>
              <w:t>athletes.parental_consent_recorded_at</w:t>
            </w:r>
            <w:r>
              <w:t xml:space="preserve">, </w:t>
            </w:r>
            <w:r>
              <w:rPr>
                <w:rFonts w:ascii="Consolas" w:hAnsi="Consolas"/>
                <w:color w:val="333333"/>
                <w:sz w:val="18"/>
              </w:rPr>
              <w:t>_by</w:t>
            </w:r>
            <w:r>
              <w:t xml:space="preserve">, </w:t>
            </w:r>
            <w:r>
              <w:rPr>
                <w:rFonts w:ascii="Consolas" w:hAnsi="Consolas"/>
                <w:color w:val="333333"/>
                <w:sz w:val="18"/>
              </w:rPr>
              <w:t>_method</w:t>
            </w:r>
          </w:p>
        </w:tc>
      </w:tr>
      <w:tr>
        <w:tc>
          <w:tcPr>
            <w:tcW w:type="dxa" w:w="2880"/>
          </w:tcPr>
          <w:p>
            <w:r>
              <w:t>An athlete cannot be activated without a date of birth</w:t>
            </w:r>
          </w:p>
        </w:tc>
        <w:tc>
          <w:tcPr>
            <w:tcW w:type="dxa" w:w="2880"/>
          </w:tcPr>
          <w:p>
            <w:r>
              <w:t>Yes</w:t>
            </w:r>
          </w:p>
        </w:tc>
        <w:tc>
          <w:tcPr>
            <w:tcW w:type="dxa" w:w="2880"/>
          </w:tcPr>
          <w:p>
            <w:r>
              <w:rPr>
                <w:rFonts w:ascii="Consolas" w:hAnsi="Consolas"/>
                <w:color w:val="333333"/>
                <w:sz w:val="18"/>
              </w:rPr>
              <w:t>athletes_dob_required_when_linked</w:t>
            </w:r>
          </w:p>
        </w:tc>
      </w:tr>
      <w:tr>
        <w:tc>
          <w:tcPr>
            <w:tcW w:type="dxa" w:w="2880"/>
          </w:tcPr>
          <w:p>
            <w:r>
              <w:rPr>
                <w:b/>
              </w:rPr>
              <w:t>Tighter notification limits for minors</w:t>
            </w:r>
          </w:p>
        </w:tc>
        <w:tc>
          <w:tcPr>
            <w:tcW w:type="dxa" w:w="2880"/>
          </w:tcPr>
          <w:p>
            <w:r>
              <w:rPr>
                <w:b/>
              </w:rPr>
              <w:t>NOT BUILT</w:t>
            </w:r>
          </w:p>
        </w:tc>
        <w:tc>
          <w:tcPr>
            <w:tcW w:type="dxa" w:w="2880"/>
          </w:tcPr>
          <w:p>
            <w:r>
              <w:t xml:space="preserve">specified at </w:t>
            </w:r>
            <w:r>
              <w:rPr>
                <w:rFonts w:ascii="Consolas" w:hAnsi="Consolas"/>
                <w:color w:val="333333"/>
                <w:sz w:val="18"/>
              </w:rPr>
              <w:t>docs/09-security-and-compliance.md:507</w:t>
            </w:r>
          </w:p>
        </w:tc>
      </w:tr>
    </w:tbl>
    <w:p/>
    <w:p>
      <w:r>
        <w:rPr>
          <w:b/>
        </w:rPr>
        <w:t>Does a parent or guardian have any access?</w:t>
      </w:r>
      <w:r>
        <w:t xml:space="preserve"> </w:t>
      </w:r>
      <w:r>
        <w:rPr>
          <w:b/>
        </w:rPr>
        <w:t>No.</w:t>
      </w:r>
      <w:r>
        <w:t xml:space="preserve"> </w:t>
      </w:r>
      <w:r>
        <w:rPr>
          <w:rFonts w:ascii="Consolas" w:hAnsi="Consolas"/>
          <w:color w:val="333333"/>
          <w:sz w:val="18"/>
        </w:rPr>
        <w:t>parental_consent_recorded_by</w:t>
      </w:r>
    </w:p>
    <w:p>
      <w:r>
        <w:t>records which staff member recorded the consent and by what method. There is no</w:t>
      </w:r>
    </w:p>
    <w:p>
      <w:r>
        <w:t>guardian login, no guardian view and no guardian account type anywhere in the</w:t>
      </w:r>
    </w:p>
    <w:p>
      <w:r>
        <w:t xml:space="preserve">schema. </w:t>
      </w:r>
      <w:r>
        <w:rPr>
          <w:b/>
        </w:rPr>
        <w:t>A parent cannot see their child's data through this product.</w:t>
      </w:r>
    </w:p>
    <w:p>
      <w:r>
        <w:rPr>
          <w:b/>
        </w:rPr>
        <w:t>How consent is recorded.</w:t>
      </w:r>
      <w:r>
        <w:t xml:space="preserve"> By a staff member, on the athlete record, with a</w:t>
      </w:r>
    </w:p>
    <w:p>
      <w:r>
        <w:t>method and a timestamp. It is an assertion by the club that consent was obtained,</w:t>
      </w:r>
    </w:p>
    <w:p>
      <w:r>
        <w:t>not a consent captured from the parent directly.</w:t>
      </w:r>
    </w:p>
    <w:p>
      <w:pPr>
        <w:pStyle w:val="Heading3"/>
      </w:pPr>
      <w:r>
        <w:t>4. What staff see the moment an athlete submits something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The athlete submits</w:t>
            </w:r>
          </w:p>
        </w:tc>
        <w:tc>
          <w:tcPr>
            <w:tcW w:type="dxa" w:w="2880"/>
          </w:tcPr>
          <w:p>
            <w:r>
              <w:rPr>
                <w:b/>
              </w:rPr>
              <w:t>Who sees it, and when</w:t>
            </w:r>
          </w:p>
        </w:tc>
        <w:tc>
          <w:tcPr>
            <w:tcW w:type="dxa" w:w="2880"/>
          </w:tcPr>
          <w:p>
            <w:r>
              <w:rPr>
                <w:b/>
              </w:rPr>
              <w:t>Can the athlete change it</w:t>
            </w:r>
          </w:p>
        </w:tc>
      </w:tr>
      <w:tr>
        <w:tc>
          <w:tcPr>
            <w:tcW w:type="dxa" w:w="2880"/>
          </w:tcPr>
          <w:p>
            <w:r>
              <w:t>Wellness check in</w:t>
            </w:r>
          </w:p>
        </w:tc>
        <w:tc>
          <w:tcPr>
            <w:tcW w:type="dxa" w:w="2880"/>
          </w:tcPr>
          <w:p>
            <w:r>
              <w:t>Immediately on the staff dashboard, and it feeds readiness and flags</w:t>
            </w:r>
          </w:p>
        </w:tc>
        <w:tc>
          <w:tcPr>
            <w:tcW w:type="dxa" w:w="2880"/>
          </w:tcPr>
          <w:p>
            <w:r>
              <w:rPr>
                <w:b/>
              </w:rPr>
              <w:t>No.</w:t>
            </w:r>
            <w:r>
              <w:t xml:space="preserve"> Immutable once submitted. A correction creates a new revision row and marks the old one superseded</w:t>
            </w:r>
          </w:p>
        </w:tc>
      </w:tr>
      <w:tr>
        <w:tc>
          <w:tcPr>
            <w:tcW w:type="dxa" w:w="2880"/>
          </w:tcPr>
          <w:p>
            <w:r>
              <w:t>Session RPE</w:t>
            </w:r>
          </w:p>
        </w:tc>
        <w:tc>
          <w:tcPr>
            <w:tcW w:type="dxa" w:w="2880"/>
          </w:tcPr>
          <w:p>
            <w:r>
              <w:t>Immediately, and it feeds session load</w:t>
            </w:r>
          </w:p>
        </w:tc>
        <w:tc>
          <w:tcPr>
            <w:tcW w:type="dxa" w:w="2880"/>
          </w:tcPr>
          <w:p>
            <w:r>
              <w:t>Same</w:t>
            </w:r>
          </w:p>
        </w:tc>
      </w:tr>
      <w:tr>
        <w:tc>
          <w:tcPr>
            <w:tcW w:type="dxa" w:w="2880"/>
          </w:tcPr>
          <w:p>
            <w:r>
              <w:t>Gym set logs</w:t>
            </w:r>
          </w:p>
        </w:tc>
        <w:tc>
          <w:tcPr>
            <w:tcW w:type="dxa" w:w="2880"/>
          </w:tcPr>
          <w:p>
            <w:r>
              <w:t>Immediately</w:t>
            </w:r>
          </w:p>
        </w:tc>
        <w:tc>
          <w:tcPr>
            <w:tcW w:type="dxa" w:w="2880"/>
          </w:tcPr>
          <w:p>
            <w:r>
              <w:t>Same</w:t>
            </w:r>
          </w:p>
        </w:tc>
      </w:tr>
      <w:tr>
        <w:tc>
          <w:tcPr>
            <w:tcW w:type="dxa" w:w="2880"/>
          </w:tcPr>
          <w:p>
            <w:r>
              <w:t>Nutrition check in</w:t>
            </w:r>
          </w:p>
        </w:tc>
        <w:tc>
          <w:tcPr>
            <w:tcW w:type="dxa" w:w="2880"/>
          </w:tcPr>
          <w:p>
            <w:r>
              <w:t>Immediately, weekly</w:t>
            </w:r>
          </w:p>
        </w:tc>
        <w:tc>
          <w:tcPr>
            <w:tcW w:type="dxa" w:w="2880"/>
          </w:tcPr>
          <w:p>
            <w:r>
              <w:t>Same</w:t>
            </w:r>
          </w:p>
        </w:tc>
      </w:tr>
      <w:tr>
        <w:tc>
          <w:tcPr>
            <w:tcW w:type="dxa" w:w="2880"/>
          </w:tcPr>
          <w:p>
            <w:r>
              <w:t>Report a problem</w:t>
            </w:r>
          </w:p>
        </w:tc>
        <w:tc>
          <w:tcPr>
            <w:tcW w:type="dxa" w:w="2880"/>
          </w:tcPr>
          <w:p>
            <w:r>
              <w:t>Lands in the medic's triage queue on the staff Injuries screen</w:t>
            </w:r>
          </w:p>
        </w:tc>
        <w:tc>
          <w:tcPr>
            <w:tcW w:type="dxa" w:w="2880"/>
          </w:tcPr>
          <w:p>
            <w:r>
              <w:rPr>
                <w:b/>
              </w:rPr>
              <w:t>UNVERIFIED: whether the athlete can retract it.</w:t>
            </w:r>
            <w:r>
              <w:t xml:space="preserve"> Looked in </w:t>
            </w:r>
            <w:r>
              <w:rPr>
                <w:rFonts w:ascii="Consolas" w:hAnsi="Consolas"/>
                <w:color w:val="333333"/>
                <w:sz w:val="18"/>
              </w:rPr>
              <w:t>src/app/(athlete)/report-problem/page.tsx</w:t>
            </w:r>
            <w:r>
              <w:t xml:space="preserve"> and </w:t>
            </w:r>
            <w:r>
              <w:rPr>
                <w:rFonts w:ascii="Consolas" w:hAnsi="Consolas"/>
                <w:color w:val="333333"/>
                <w:sz w:val="18"/>
              </w:rPr>
              <w:t>src/lib/queries/problemReports.ts</w:t>
            </w:r>
          </w:p>
        </w:tc>
      </w:tr>
    </w:tbl>
    <w:p/>
    <w:p>
      <w:r>
        <w:rPr>
          <w:b/>
        </w:rPr>
        <w:t>Immutability is a product rule, not an accident.</w:t>
      </w:r>
      <w:r>
        <w:t xml:space="preserve"> </w:t>
      </w:r>
      <w:r>
        <w:rPr>
          <w:rFonts w:ascii="Consolas" w:hAnsi="Consolas"/>
          <w:color w:val="333333"/>
          <w:sz w:val="18"/>
        </w:rPr>
        <w:t>CLAUDE.md</w:t>
      </w:r>
      <w:r>
        <w:t xml:space="preserve"> rule 6: wellness,</w:t>
      </w:r>
    </w:p>
    <w:p>
      <w:r>
        <w:t>gym and nutrition entries are immutable once submitted, because performance data</w:t>
      </w:r>
    </w:p>
    <w:p>
      <w:r>
        <w:t>that can be silently edited is worthless for trend analysis. Every one of those</w:t>
      </w:r>
    </w:p>
    <w:p>
      <w:r>
        <w:t xml:space="preserve">tables carries </w:t>
      </w:r>
      <w:r>
        <w:rPr>
          <w:rFonts w:ascii="Consolas" w:hAnsi="Consolas"/>
          <w:color w:val="333333"/>
          <w:sz w:val="18"/>
        </w:rPr>
        <w:t>revision_of</w:t>
      </w:r>
      <w:r>
        <w:t xml:space="preserve"> and </w:t>
      </w:r>
      <w:r>
        <w:rPr>
          <w:rFonts w:ascii="Consolas" w:hAnsi="Consolas"/>
          <w:color w:val="333333"/>
          <w:sz w:val="18"/>
        </w:rPr>
        <w:t>superseded_by</w:t>
      </w:r>
      <w:r>
        <w:t xml:space="preserve"> columns with check constraints</w:t>
      </w:r>
    </w:p>
    <w:p>
      <w:r>
        <w:t>stopping a row pointing at itself.</w:t>
      </w:r>
    </w:p>
    <w:p>
      <w:r>
        <w:rPr>
          <w:b/>
        </w:rPr>
        <w:t>Is the athlete notified that staff saw it?</w:t>
      </w:r>
      <w:r>
        <w:t xml:space="preserve"> </w:t>
      </w:r>
      <w:r>
        <w:rPr>
          <w:b/>
        </w:rPr>
        <w:t>UNVERIFIED: not found.</w:t>
      </w:r>
    </w:p>
    <w:p>
      <w:pPr>
        <w:pStyle w:val="Heading3"/>
      </w:pPr>
      <w:r>
        <w:t>5. Data rights</w:t>
      </w:r>
    </w:p>
    <w:p>
      <w:pPr>
        <w:pStyle w:val="Heading4"/>
      </w:pPr>
      <w:r>
        <w:t>Export</w:t>
      </w:r>
    </w:p>
    <w:p>
      <w:r>
        <w:rPr>
          <w:rFonts w:ascii="Consolas" w:hAnsi="Consolas"/>
          <w:color w:val="333333"/>
          <w:sz w:val="18"/>
        </w:rPr>
        <w:t>/me/export</w:t>
      </w:r>
      <w:r>
        <w:t xml:space="preserve"> produces a multi section CSV: profile, wellness, training, gym sets,</w:t>
      </w:r>
    </w:p>
    <w:p>
      <w:r>
        <w:t>nutrition check ins, nutrition targets</w:t>
      </w:r>
    </w:p>
    <w:p>
      <w:r>
        <w:t>(</w:t>
      </w:r>
      <w:r>
        <w:rPr>
          <w:rFonts w:ascii="Consolas" w:hAnsi="Consolas"/>
          <w:color w:val="333333"/>
          <w:sz w:val="18"/>
        </w:rPr>
        <w:t>src/app/(athlete)/me/export/route.ts:15</w:t>
      </w:r>
      <w:r>
        <w:t>).</w:t>
      </w:r>
    </w:p>
    <w:p>
      <w:r>
        <w:rPr>
          <w:b/>
        </w:rPr>
        <w:t>It is the article 20 portability set only</w:t>
      </w:r>
      <w:r>
        <w:t>, meaning data the athlete provided.</w:t>
      </w:r>
    </w:p>
    <w:p>
      <w:r>
        <w:t xml:space="preserve">It is deliberately </w:t>
      </w:r>
      <w:r>
        <w:rPr>
          <w:b/>
        </w:rPr>
        <w:t>not</w:t>
      </w:r>
      <w:r>
        <w:t xml:space="preserve"> the article 15 subject access pack, which needs the</w:t>
      </w:r>
    </w:p>
    <w:p>
      <w:r>
        <w:t>withholding workflow described in section 1 above and is generated by an admin.</w:t>
      </w:r>
    </w:p>
    <w:p>
      <w:r>
        <w:t>The route's own header says so.</w:t>
      </w:r>
    </w:p>
    <w:p>
      <w:r>
        <w:t xml:space="preserve">Every export is written to </w:t>
      </w:r>
      <w:r>
        <w:rPr>
          <w:rFonts w:ascii="Consolas" w:hAnsi="Consolas"/>
          <w:color w:val="333333"/>
          <w:sz w:val="18"/>
        </w:rPr>
        <w:t>audit_log</w:t>
      </w:r>
      <w:r>
        <w:t xml:space="preserve"> with report type </w:t>
      </w:r>
      <w:r>
        <w:rPr>
          <w:rFonts w:ascii="Consolas" w:hAnsi="Consolas"/>
          <w:color w:val="333333"/>
          <w:sz w:val="18"/>
        </w:rPr>
        <w:t>my_data</w:t>
      </w:r>
      <w:r>
        <w:t>.</w:t>
      </w:r>
    </w:p>
    <w:p>
      <w:pPr>
        <w:pStyle w:val="Heading4"/>
      </w:pPr>
      <w:r>
        <w:t>Deletion</w:t>
      </w:r>
    </w:p>
    <w:p>
      <w:r>
        <w:rPr>
          <w:b/>
        </w:rPr>
        <w:t>NOT BUILT.</w:t>
      </w:r>
      <w:r>
        <w:t xml:space="preserve"> An athlete cannot delete their own account in either surface.</w:t>
      </w:r>
    </w:p>
    <w:p>
      <w:r>
        <w:t>Erasure is an audited staff process (</w:t>
      </w:r>
      <w:r>
        <w:rPr>
          <w:rFonts w:ascii="Consolas" w:hAnsi="Consolas"/>
          <w:color w:val="333333"/>
          <w:sz w:val="18"/>
        </w:rPr>
        <w:t>src/lib/retention/</w:t>
      </w:r>
      <w:r>
        <w:t>). This is DECISION 3,</w:t>
      </w:r>
    </w:p>
    <w:p>
      <w:r>
        <w:t>and Apple guideline 5.1.1(v) makes it a blocker for any future native app.</w:t>
      </w:r>
    </w:p>
    <w:p>
      <w:pPr>
        <w:pStyle w:val="Heading4"/>
      </w:pPr>
      <w:r>
        <w:t>Leaving the club, or the club leaving Fydr</w:t>
      </w:r>
    </w:p>
    <w:p>
      <w:r>
        <w:rPr>
          <w:b/>
        </w:rPr>
        <w:t>UNVERIFIED: not found.</w:t>
      </w:r>
      <w:r>
        <w:t xml:space="preserve"> Looked in </w:t>
      </w:r>
      <w:r>
        <w:rPr>
          <w:rFonts w:ascii="Consolas" w:hAnsi="Consolas"/>
          <w:color w:val="333333"/>
          <w:sz w:val="18"/>
        </w:rPr>
        <w:t>src/lib/retention/</w:t>
      </w:r>
      <w:r>
        <w:t xml:space="preserve">, </w:t>
      </w:r>
      <w:r>
        <w:rPr>
          <w:rFonts w:ascii="Consolas" w:hAnsi="Consolas"/>
          <w:color w:val="333333"/>
          <w:sz w:val="18"/>
        </w:rPr>
        <w:t>docs/09-security-and-compliance.md</w:t>
      </w:r>
    </w:p>
    <w:p>
      <w:r>
        <w:t xml:space="preserve">section 5 and </w:t>
      </w:r>
      <w:r>
        <w:rPr>
          <w:rFonts w:ascii="Consolas" w:hAnsi="Consolas"/>
          <w:color w:val="333333"/>
          <w:sz w:val="18"/>
        </w:rPr>
        <w:t>docs/12-product-tiers.md</w:t>
      </w:r>
      <w:r>
        <w:t>.</w:t>
      </w:r>
    </w:p>
    <w:p>
      <w:r>
        <w:t xml:space="preserve">What is known: </w:t>
      </w:r>
      <w:r>
        <w:rPr>
          <w:rFonts w:ascii="Consolas" w:hAnsi="Consolas"/>
          <w:color w:val="333333"/>
          <w:sz w:val="18"/>
        </w:rPr>
        <w:t>athletes.left_at</w:t>
      </w:r>
      <w:r>
        <w:t xml:space="preserve"> exists, athlete data is never hard deleted</w:t>
      </w:r>
    </w:p>
    <w:p>
      <w:r>
        <w:t>(</w:t>
      </w:r>
      <w:r>
        <w:rPr>
          <w:rFonts w:ascii="Consolas" w:hAnsi="Consolas"/>
          <w:color w:val="333333"/>
          <w:sz w:val="18"/>
        </w:rPr>
        <w:t>CLAUDE.md</w:t>
      </w:r>
      <w:r>
        <w:t xml:space="preserve"> rule 4), and the article 17 table in the compliance document sets out</w:t>
      </w:r>
    </w:p>
    <w:p>
      <w:r>
        <w:t>what is erasable on request, with injury records generally retained under article</w:t>
      </w:r>
    </w:p>
    <w:p>
      <w:r>
        <w:t>17(3)(b) and (c). **What actually happens to a player's account when they leave,</w:t>
      </w:r>
    </w:p>
    <w:p>
      <w:r>
        <w:t>and what happens to a club's data if they stop paying, is not specified anywhere I</w:t>
      </w:r>
    </w:p>
    <w:p>
      <w:r>
        <w:t>could find, and it is a question every club will ask.**</w:t>
      </w:r>
    </w:p>
    <w:p>
      <w:r>
        <w:br w:type="page"/>
      </w:r>
    </w:p>
    <w:p>
      <w:pPr>
        <w:pStyle w:val="Heading1"/>
      </w:pPr>
      <w:r>
        <w:t>Appendix C. Cross app flows</w:t>
      </w:r>
    </w:p>
    <w:p>
      <w:pPr>
        <w:pStyle w:val="Heading2"/>
      </w:pPr>
      <w:r>
        <w:t>Cross app flows</w:t>
      </w:r>
    </w:p>
    <w:p>
      <w:r>
        <w:t>Generated 7 September 2026. Eight journeys that cross both surfaces, naming the</w:t>
      </w:r>
    </w:p>
    <w:p>
      <w:r>
        <w:t>screen on each side and the tables in between.</w:t>
      </w:r>
    </w:p>
    <w:p>
      <w:r>
        <w:t>**Both surfaces are one Next.js application on one Vercel deployment, reading one</w:t>
      </w:r>
    </w:p>
    <w:p>
      <w:r>
        <w:t>Supabase project.** There is no synchronisation step between them: when a staff</w:t>
      </w:r>
    </w:p>
    <w:p>
      <w:r>
        <w:t>member writes a row, the athlete's next read sees it, and the reverse. That is</w:t>
      </w:r>
    </w:p>
    <w:p>
      <w:r>
        <w:t>worth stating because most of the risk people expect in a cross app flow, drift</w:t>
      </w:r>
    </w:p>
    <w:p>
      <w:r>
        <w:t>between two stores, does not exist here.</w:t>
      </w:r>
    </w:p>
    <w:p>
      <w:pPr>
        <w:pStyle w:val="Heading3"/>
      </w:pPr>
      <w:r>
        <w:t>1. Staff invite a player, the player accepts, the player appears in the squad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Step</w:t>
            </w:r>
          </w:p>
        </w:tc>
        <w:tc>
          <w:tcPr>
            <w:tcW w:type="dxa" w:w="2160"/>
          </w:tcPr>
          <w:p>
            <w:r>
              <w:rPr>
                <w:b/>
              </w:rPr>
              <w:t>Surface</w:t>
            </w:r>
          </w:p>
        </w:tc>
        <w:tc>
          <w:tcPr>
            <w:tcW w:type="dxa" w:w="2160"/>
          </w:tcPr>
          <w:p>
            <w:r>
              <w:rPr>
                <w:b/>
              </w:rPr>
              <w:t>Screen</w:t>
            </w:r>
          </w:p>
        </w:tc>
        <w:tc>
          <w:tcPr>
            <w:tcW w:type="dxa" w:w="2160"/>
          </w:tcPr>
          <w:p>
            <w:r>
              <w:rPr>
                <w:b/>
              </w:rPr>
              <w:t>Tables</w:t>
            </w:r>
          </w:p>
        </w:tc>
      </w:tr>
      <w:tr>
        <w:tc>
          <w:tcPr>
            <w:tcW w:type="dxa" w:w="2160"/>
          </w:tcPr>
          <w:p>
            <w:r>
              <w:t>1</w:t>
            </w:r>
          </w:p>
        </w:tc>
        <w:tc>
          <w:tcPr>
            <w:tcW w:type="dxa" w:w="2160"/>
          </w:tcPr>
          <w:p>
            <w:r>
              <w:t>Staff</w:t>
            </w:r>
          </w:p>
        </w:tc>
        <w:tc>
          <w:tcPr>
            <w:tcW w:type="dxa" w:w="2160"/>
          </w:tcPr>
          <w:p>
            <w:r>
              <w:rPr>
                <w:rFonts w:ascii="Consolas" w:hAnsi="Consolas"/>
                <w:color w:val="333333"/>
                <w:sz w:val="18"/>
              </w:rPr>
              <w:t>/squad/new</w:t>
            </w:r>
            <w:r>
              <w:t>, or bulk invite</w:t>
            </w:r>
          </w:p>
        </w:tc>
        <w:tc>
          <w:tcPr>
            <w:tcW w:type="dxa" w:w="2160"/>
          </w:tcPr>
          <w:p>
            <w:r>
              <w:rPr>
                <w:rFonts w:ascii="Consolas" w:hAnsi="Consolas"/>
                <w:color w:val="333333"/>
                <w:sz w:val="18"/>
              </w:rPr>
              <w:t>athletes</w:t>
            </w:r>
            <w:r>
              <w:t xml:space="preserve">, </w:t>
            </w:r>
            <w:r>
              <w:rPr>
                <w:rFonts w:ascii="Consolas" w:hAnsi="Consolas"/>
                <w:color w:val="333333"/>
                <w:sz w:val="18"/>
              </w:rPr>
              <w:t>users</w:t>
            </w:r>
          </w:p>
        </w:tc>
      </w:tr>
      <w:tr>
        <w:tc>
          <w:tcPr>
            <w:tcW w:type="dxa" w:w="2160"/>
          </w:tcPr>
          <w:p>
            <w:r>
              <w:t>2</w:t>
            </w:r>
          </w:p>
        </w:tc>
        <w:tc>
          <w:tcPr>
            <w:tcW w:type="dxa" w:w="2160"/>
          </w:tcPr>
          <w:p>
            <w:r>
              <w:t>System</w:t>
            </w:r>
          </w:p>
        </w:tc>
        <w:tc>
          <w:tcPr>
            <w:tcW w:type="dxa" w:w="2160"/>
          </w:tcPr>
          <w:p>
            <w:r>
              <w:t>An invite link is generated</w:t>
            </w:r>
          </w:p>
        </w:tc>
        <w:tc>
          <w:tcPr>
            <w:tcW w:type="dxa" w:w="2160"/>
          </w:tcPr>
          <w:p>
            <w:r>
              <w:rPr>
                <w:rFonts w:ascii="Consolas" w:hAnsi="Consolas"/>
                <w:color w:val="333333"/>
                <w:sz w:val="18"/>
              </w:rPr>
              <w:t>auth.users</w:t>
            </w:r>
          </w:p>
        </w:tc>
      </w:tr>
      <w:tr>
        <w:tc>
          <w:tcPr>
            <w:tcW w:type="dxa" w:w="2160"/>
          </w:tcPr>
          <w:p>
            <w:r>
              <w:t>3</w:t>
            </w:r>
          </w:p>
        </w:tc>
        <w:tc>
          <w:tcPr>
            <w:tcW w:type="dxa" w:w="2160"/>
          </w:tcPr>
          <w:p>
            <w:r>
              <w:t>Athlete</w:t>
            </w:r>
          </w:p>
        </w:tc>
        <w:tc>
          <w:tcPr>
            <w:tcW w:type="dxa" w:w="2160"/>
          </w:tcPr>
          <w:p>
            <w:r>
              <w:rPr>
                <w:rFonts w:ascii="Consolas" w:hAnsi="Consolas"/>
                <w:color w:val="333333"/>
                <w:sz w:val="18"/>
              </w:rPr>
              <w:t>/auth/confirm</w:t>
            </w:r>
            <w:r>
              <w:t xml:space="preserve"> verifies a </w:t>
            </w:r>
            <w:r>
              <w:rPr>
                <w:rFonts w:ascii="Consolas" w:hAnsi="Consolas"/>
                <w:color w:val="333333"/>
                <w:sz w:val="18"/>
              </w:rPr>
              <w:t>token_hash</w:t>
            </w:r>
            <w:r>
              <w:t xml:space="preserve"> server side and signs them in</w:t>
            </w:r>
          </w:p>
        </w:tc>
        <w:tc>
          <w:tcPr>
            <w:tcW w:type="dxa" w:w="2160"/>
          </w:tcPr>
          <w:p>
            <w:r>
              <w:rPr>
                <w:rFonts w:ascii="Consolas" w:hAnsi="Consolas"/>
                <w:color w:val="333333"/>
                <w:sz w:val="18"/>
              </w:rPr>
              <w:t>auth.sessions</w:t>
            </w:r>
            <w:r>
              <w:t xml:space="preserve">, </w:t>
            </w:r>
            <w:r>
              <w:rPr>
                <w:rFonts w:ascii="Consolas" w:hAnsi="Consolas"/>
                <w:color w:val="333333"/>
                <w:sz w:val="18"/>
              </w:rPr>
              <w:t>audit_log</w:t>
            </w:r>
            <w:r>
              <w:t xml:space="preserve"> as </w:t>
            </w:r>
            <w:r>
              <w:rPr>
                <w:rFonts w:ascii="Consolas" w:hAnsi="Consolas"/>
                <w:color w:val="333333"/>
                <w:sz w:val="18"/>
              </w:rPr>
              <w:t>auth.signed_in</w:t>
            </w:r>
            <w:r>
              <w:t xml:space="preserve"> with </w:t>
            </w:r>
            <w:r>
              <w:rPr>
                <w:rFonts w:ascii="Consolas" w:hAnsi="Consolas"/>
                <w:color w:val="333333"/>
                <w:sz w:val="18"/>
              </w:rPr>
              <w:t>method: invite</w:t>
            </w:r>
          </w:p>
        </w:tc>
      </w:tr>
      <w:tr>
        <w:tc>
          <w:tcPr>
            <w:tcW w:type="dxa" w:w="2160"/>
          </w:tcPr>
          <w:p>
            <w:r>
              <w:t>4</w:t>
            </w:r>
          </w:p>
        </w:tc>
        <w:tc>
          <w:tcPr>
            <w:tcW w:type="dxa" w:w="2160"/>
          </w:tcPr>
          <w:p>
            <w:r>
              <w:t>Athlete</w:t>
            </w:r>
          </w:p>
        </w:tc>
        <w:tc>
          <w:tcPr>
            <w:tcW w:type="dxa" w:w="2160"/>
          </w:tcPr>
          <w:p>
            <w:r>
              <w:rPr>
                <w:rFonts w:ascii="Consolas" w:hAnsi="Consolas"/>
                <w:color w:val="333333"/>
                <w:sz w:val="18"/>
              </w:rPr>
              <w:t>/login/reset/confirm?invite=1</w:t>
            </w:r>
            <w:r>
              <w:t xml:space="preserve"> to set a password</w:t>
            </w:r>
          </w:p>
        </w:tc>
        <w:tc>
          <w:tcPr>
            <w:tcW w:type="dxa" w:w="2160"/>
          </w:tcPr>
          <w:p>
            <w:r>
              <w:rPr>
                <w:rFonts w:ascii="Consolas" w:hAnsi="Consolas"/>
                <w:color w:val="333333"/>
                <w:sz w:val="18"/>
              </w:rPr>
              <w:t>auth.users</w:t>
            </w:r>
          </w:p>
        </w:tc>
      </w:tr>
      <w:tr>
        <w:tc>
          <w:tcPr>
            <w:tcW w:type="dxa" w:w="2160"/>
          </w:tcPr>
          <w:p>
            <w:r>
              <w:t>5</w:t>
            </w:r>
          </w:p>
        </w:tc>
        <w:tc>
          <w:tcPr>
            <w:tcW w:type="dxa" w:w="2160"/>
          </w:tcPr>
          <w:p>
            <w:r>
              <w:t>Athlete</w:t>
            </w:r>
          </w:p>
        </w:tc>
        <w:tc>
          <w:tcPr>
            <w:tcW w:type="dxa" w:w="2160"/>
          </w:tcPr>
          <w:p>
            <w:r>
              <w:t xml:space="preserve">Lands on </w:t>
            </w:r>
            <w:r>
              <w:rPr>
                <w:rFonts w:ascii="Consolas" w:hAnsi="Consolas"/>
                <w:color w:val="333333"/>
                <w:sz w:val="18"/>
              </w:rPr>
              <w:t>/today</w:t>
            </w:r>
          </w:p>
        </w:tc>
        <w:tc>
          <w:tcPr>
            <w:tcW w:type="dxa" w:w="2160"/>
          </w:tcPr>
          <w:p>
            <w:r>
              <w:t>none</w:t>
            </w:r>
          </w:p>
        </w:tc>
      </w:tr>
    </w:tbl>
    <w:p/>
    <w:p>
      <w:r>
        <w:rPr>
          <w:b/>
        </w:rPr>
        <w:t>No temporary password ever exists.</w:t>
      </w:r>
      <w:r>
        <w:t xml:space="preserve"> Removed deliberately (G-03 and D-38,</w:t>
      </w:r>
    </w:p>
    <w:p>
      <w:r>
        <w:t>decided 5 September) because squad credentials then travel by whatever channel is</w:t>
      </w:r>
    </w:p>
    <w:p>
      <w:r>
        <w:t>to hand.</w:t>
      </w:r>
    </w:p>
    <w:p>
      <w:r>
        <w:rPr>
          <w:b/>
        </w:rPr>
        <w:t>An athlete cannot be activated without a date of birth</w:t>
      </w:r>
    </w:p>
    <w:p>
      <w:r>
        <w:t>(</w:t>
      </w:r>
      <w:r>
        <w:rPr>
          <w:rFonts w:ascii="Consolas" w:hAnsi="Consolas"/>
          <w:color w:val="333333"/>
          <w:sz w:val="18"/>
        </w:rPr>
        <w:t>athletes_dob_required_when_linked</w:t>
      </w:r>
      <w:r>
        <w:t>), which is what makes every later minor check</w:t>
      </w:r>
    </w:p>
    <w:p>
      <w:r>
        <w:t>trustworthy.</w:t>
      </w:r>
    </w:p>
    <w:p>
      <w:r>
        <w:rPr>
          <w:b/>
        </w:rPr>
        <w:t>Email delivery is usually a no op.</w:t>
      </w:r>
      <w:r>
        <w:t xml:space="preserve"> With no provider configured the link is</w:t>
      </w:r>
    </w:p>
    <w:p>
      <w:r>
        <w:t>returned on screen for the inviter to pass on.</w:t>
      </w:r>
    </w:p>
    <w:p>
      <w:pPr>
        <w:pStyle w:val="Heading3"/>
      </w:pPr>
      <w:r>
        <w:t>2. A player submits wellness, staff see it and act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Step</w:t>
            </w:r>
          </w:p>
        </w:tc>
        <w:tc>
          <w:tcPr>
            <w:tcW w:type="dxa" w:w="2160"/>
          </w:tcPr>
          <w:p>
            <w:r>
              <w:rPr>
                <w:b/>
              </w:rPr>
              <w:t>Surface</w:t>
            </w:r>
          </w:p>
        </w:tc>
        <w:tc>
          <w:tcPr>
            <w:tcW w:type="dxa" w:w="2160"/>
          </w:tcPr>
          <w:p>
            <w:r>
              <w:rPr>
                <w:b/>
              </w:rPr>
              <w:t>Screen</w:t>
            </w:r>
          </w:p>
        </w:tc>
        <w:tc>
          <w:tcPr>
            <w:tcW w:type="dxa" w:w="2160"/>
          </w:tcPr>
          <w:p>
            <w:r>
              <w:rPr>
                <w:b/>
              </w:rPr>
              <w:t>Tables</w:t>
            </w:r>
          </w:p>
        </w:tc>
      </w:tr>
      <w:tr>
        <w:tc>
          <w:tcPr>
            <w:tcW w:type="dxa" w:w="2160"/>
          </w:tcPr>
          <w:p>
            <w:r>
              <w:t>1</w:t>
            </w:r>
          </w:p>
        </w:tc>
        <w:tc>
          <w:tcPr>
            <w:tcW w:type="dxa" w:w="2160"/>
          </w:tcPr>
          <w:p>
            <w:r>
              <w:t>Athlete</w:t>
            </w:r>
          </w:p>
        </w:tc>
        <w:tc>
          <w:tcPr>
            <w:tcW w:type="dxa" w:w="2160"/>
          </w:tcPr>
          <w:p>
            <w:r>
              <w:rPr>
                <w:rFonts w:ascii="Consolas" w:hAnsi="Consolas"/>
                <w:color w:val="333333"/>
                <w:sz w:val="18"/>
              </w:rPr>
              <w:t>/check-in</w:t>
            </w:r>
            <w:r>
              <w:t>, five scales and sleep hours</w:t>
            </w:r>
          </w:p>
        </w:tc>
        <w:tc>
          <w:tcPr>
            <w:tcW w:type="dxa" w:w="2160"/>
          </w:tcPr>
          <w:p>
            <w:r>
              <w:rPr>
                <w:rFonts w:ascii="Consolas" w:hAnsi="Consolas"/>
                <w:color w:val="333333"/>
                <w:sz w:val="18"/>
              </w:rPr>
              <w:t>wellness_entries</w:t>
            </w:r>
          </w:p>
        </w:tc>
      </w:tr>
      <w:tr>
        <w:tc>
          <w:tcPr>
            <w:tcW w:type="dxa" w:w="2160"/>
          </w:tcPr>
          <w:p>
            <w:r>
              <w:t>2</w:t>
            </w:r>
          </w:p>
        </w:tc>
        <w:tc>
          <w:tcPr>
            <w:tcW w:type="dxa" w:w="2160"/>
          </w:tcPr>
          <w:p>
            <w:r>
              <w:t>Database</w:t>
            </w:r>
          </w:p>
        </w:tc>
        <w:tc>
          <w:tcPr>
            <w:tcW w:type="dxa" w:w="2160"/>
          </w:tcPr>
          <w:p>
            <w:r>
              <w:t>A trigger computes readiness on save</w:t>
            </w:r>
          </w:p>
        </w:tc>
        <w:tc>
          <w:tcPr>
            <w:tcW w:type="dxa" w:w="2160"/>
          </w:tcPr>
          <w:p>
            <w:r>
              <w:rPr>
                <w:rFonts w:ascii="Consolas" w:hAnsi="Consolas"/>
                <w:color w:val="333333"/>
                <w:sz w:val="18"/>
              </w:rPr>
              <w:t>wellness_entries.readiness_score</w:t>
            </w:r>
          </w:p>
        </w:tc>
      </w:tr>
      <w:tr>
        <w:tc>
          <w:tcPr>
            <w:tcW w:type="dxa" w:w="2160"/>
          </w:tcPr>
          <w:p>
            <w:r>
              <w:t>3</w:t>
            </w:r>
          </w:p>
        </w:tc>
        <w:tc>
          <w:tcPr>
            <w:tcW w:type="dxa" w:w="2160"/>
          </w:tcPr>
          <w:p>
            <w:r>
              <w:t>Database</w:t>
            </w:r>
          </w:p>
        </w:tc>
        <w:tc>
          <w:tcPr>
            <w:tcW w:type="dxa" w:w="2160"/>
          </w:tcPr>
          <w:p>
            <w:r>
              <w:t>Thresholds evaluate overnight and raise flags</w:t>
            </w:r>
          </w:p>
        </w:tc>
        <w:tc>
          <w:tcPr>
            <w:tcW w:type="dxa" w:w="2160"/>
          </w:tcPr>
          <w:p>
            <w:r>
              <w:rPr>
                <w:rFonts w:ascii="Consolas" w:hAnsi="Consolas"/>
                <w:color w:val="333333"/>
                <w:sz w:val="18"/>
              </w:rPr>
              <w:t>flags</w:t>
            </w:r>
          </w:p>
        </w:tc>
      </w:tr>
      <w:tr>
        <w:tc>
          <w:tcPr>
            <w:tcW w:type="dxa" w:w="2160"/>
          </w:tcPr>
          <w:p>
            <w:r>
              <w:t>4</w:t>
            </w:r>
          </w:p>
        </w:tc>
        <w:tc>
          <w:tcPr>
            <w:tcW w:type="dxa" w:w="2160"/>
          </w:tcPr>
          <w:p>
            <w:r>
              <w:t>Staff</w:t>
            </w:r>
          </w:p>
        </w:tc>
        <w:tc>
          <w:tcPr>
            <w:tcW w:type="dxa" w:w="2160"/>
          </w:tcPr>
          <w:p>
            <w:r>
              <w:t>Dashboard shows the entry and the open flags card</w:t>
            </w:r>
          </w:p>
        </w:tc>
        <w:tc>
          <w:tcPr>
            <w:tcW w:type="dxa" w:w="2160"/>
          </w:tcPr>
          <w:p>
            <w:r>
              <w:rPr>
                <w:rFonts w:ascii="Consolas" w:hAnsi="Consolas"/>
                <w:color w:val="333333"/>
                <w:sz w:val="18"/>
              </w:rPr>
              <w:t>flags</w:t>
            </w:r>
            <w:r>
              <w:t xml:space="preserve">, </w:t>
            </w:r>
            <w:r>
              <w:rPr>
                <w:rFonts w:ascii="Consolas" w:hAnsi="Consolas"/>
                <w:color w:val="333333"/>
                <w:sz w:val="18"/>
              </w:rPr>
              <w:t>wellness_entries</w:t>
            </w:r>
          </w:p>
        </w:tc>
      </w:tr>
      <w:tr>
        <w:tc>
          <w:tcPr>
            <w:tcW w:type="dxa" w:w="2160"/>
          </w:tcPr>
          <w:p>
            <w:r>
              <w:t>5</w:t>
            </w:r>
          </w:p>
        </w:tc>
        <w:tc>
          <w:tcPr>
            <w:tcW w:type="dxa" w:w="2160"/>
          </w:tcPr>
          <w:p>
            <w:r>
              <w:t>Staff</w:t>
            </w:r>
          </w:p>
        </w:tc>
        <w:tc>
          <w:tcPr>
            <w:tcW w:type="dxa" w:w="2160"/>
          </w:tcPr>
          <w:p>
            <w:r>
              <w:t>A flag is acknowledged</w:t>
            </w:r>
          </w:p>
        </w:tc>
        <w:tc>
          <w:tcPr>
            <w:tcW w:type="dxa" w:w="2160"/>
          </w:tcPr>
          <w:p>
            <w:r>
              <w:rPr>
                <w:rFonts w:ascii="Consolas" w:hAnsi="Consolas"/>
                <w:color w:val="333333"/>
                <w:sz w:val="18"/>
              </w:rPr>
              <w:t>flag_actions</w:t>
            </w:r>
            <w:r>
              <w:t xml:space="preserve">, </w:t>
            </w:r>
            <w:r>
              <w:rPr>
                <w:rFonts w:ascii="Consolas" w:hAnsi="Consolas"/>
                <w:color w:val="333333"/>
                <w:sz w:val="18"/>
              </w:rPr>
              <w:t>audit_log</w:t>
            </w:r>
          </w:p>
        </w:tc>
      </w:tr>
      <w:tr>
        <w:tc>
          <w:tcPr>
            <w:tcW w:type="dxa" w:w="2160"/>
          </w:tcPr>
          <w:p>
            <w:r>
              <w:t>6</w:t>
            </w:r>
          </w:p>
        </w:tc>
        <w:tc>
          <w:tcPr>
            <w:tcW w:type="dxa" w:w="2160"/>
          </w:tcPr>
          <w:p>
            <w:r>
              <w:t>Athlete</w:t>
            </w:r>
          </w:p>
        </w:tc>
        <w:tc>
          <w:tcPr>
            <w:tcW w:type="dxa" w:w="2160"/>
          </w:tcPr>
          <w:p>
            <w:r>
              <w:rPr>
                <w:rFonts w:ascii="Consolas" w:hAnsi="Consolas"/>
                <w:color w:val="333333"/>
                <w:sz w:val="18"/>
              </w:rPr>
              <w:t>athlete.flag.shared</w:t>
            </w:r>
            <w:r>
              <w:t xml:space="preserve"> would notify them. </w:t>
            </w:r>
            <w:r>
              <w:rPr>
                <w:b/>
              </w:rPr>
              <w:t>Nothing sends it</w:t>
            </w:r>
          </w:p>
        </w:tc>
        <w:tc>
          <w:tcPr>
            <w:tcW w:type="dxa" w:w="2160"/>
          </w:tcPr>
          <w:p>
            <w:r>
              <w:rPr>
                <w:rFonts w:ascii="Consolas" w:hAnsi="Consolas"/>
                <w:color w:val="333333"/>
                <w:sz w:val="18"/>
              </w:rPr>
              <w:t>notification_preferences</w:t>
            </w:r>
          </w:p>
        </w:tc>
      </w:tr>
    </w:tbl>
    <w:p/>
    <w:p>
      <w:r>
        <w:rPr>
          <w:b/>
        </w:rPr>
        <w:t>The athlete and the coach read the same readiness number from the same column.</w:t>
      </w:r>
    </w:p>
    <w:p>
      <w:r>
        <w:t xml:space="preserve">No parity break. See </w:t>
      </w:r>
      <w:r>
        <w:rPr>
          <w:rFonts w:ascii="Consolas" w:hAnsi="Consolas"/>
          <w:color w:val="333333"/>
          <w:sz w:val="18"/>
        </w:rPr>
        <w:t>docs/metrics-parity.md</w:t>
      </w:r>
      <w:r>
        <w:t>.</w:t>
      </w:r>
    </w:p>
    <w:p>
      <w:r>
        <w:rPr>
          <w:b/>
        </w:rPr>
        <w:t>The athlete cannot correct their own entry.</w:t>
      </w:r>
      <w:r>
        <w:t xml:space="preserve"> Migration 0058 made</w:t>
      </w:r>
    </w:p>
    <w:p>
      <w:r>
        <w:rPr>
          <w:rFonts w:ascii="Consolas" w:hAnsi="Consolas"/>
          <w:color w:val="333333"/>
          <w:sz w:val="18"/>
        </w:rPr>
        <w:t>revise_wellness_entry</w:t>
      </w:r>
      <w:r>
        <w:t xml:space="preserve"> coach and medical only at the club's request.</w:t>
      </w:r>
    </w:p>
    <w:p>
      <w:pPr>
        <w:pStyle w:val="Heading3"/>
      </w:pPr>
      <w:r>
        <w:t>3. S&amp;C assigns a gym programme, the player completes it, staff see completion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Step</w:t>
            </w:r>
          </w:p>
        </w:tc>
        <w:tc>
          <w:tcPr>
            <w:tcW w:type="dxa" w:w="2160"/>
          </w:tcPr>
          <w:p>
            <w:r>
              <w:rPr>
                <w:b/>
              </w:rPr>
              <w:t>Surface</w:t>
            </w:r>
          </w:p>
        </w:tc>
        <w:tc>
          <w:tcPr>
            <w:tcW w:type="dxa" w:w="2160"/>
          </w:tcPr>
          <w:p>
            <w:r>
              <w:rPr>
                <w:b/>
              </w:rPr>
              <w:t>Screen</w:t>
            </w:r>
          </w:p>
        </w:tc>
        <w:tc>
          <w:tcPr>
            <w:tcW w:type="dxa" w:w="2160"/>
          </w:tcPr>
          <w:p>
            <w:r>
              <w:rPr>
                <w:b/>
              </w:rPr>
              <w:t>Tables</w:t>
            </w:r>
          </w:p>
        </w:tc>
      </w:tr>
      <w:tr>
        <w:tc>
          <w:tcPr>
            <w:tcW w:type="dxa" w:w="2160"/>
          </w:tcPr>
          <w:p>
            <w:r>
              <w:t>1</w:t>
            </w:r>
          </w:p>
        </w:tc>
        <w:tc>
          <w:tcPr>
            <w:tcW w:type="dxa" w:w="2160"/>
          </w:tcPr>
          <w:p>
            <w:r>
              <w:t>Staff</w:t>
            </w:r>
          </w:p>
        </w:tc>
        <w:tc>
          <w:tcPr>
            <w:tcW w:type="dxa" w:w="2160"/>
          </w:tcPr>
          <w:p>
            <w:r>
              <w:t>Programme builder</w:t>
            </w:r>
          </w:p>
        </w:tc>
        <w:tc>
          <w:tcPr>
            <w:tcW w:type="dxa" w:w="2160"/>
          </w:tcPr>
          <w:p>
            <w:r>
              <w:rPr>
                <w:rFonts w:ascii="Consolas" w:hAnsi="Consolas"/>
                <w:color w:val="333333"/>
                <w:sz w:val="18"/>
              </w:rPr>
              <w:t>programmes</w:t>
            </w:r>
            <w:r>
              <w:t xml:space="preserve">, </w:t>
            </w:r>
            <w:r>
              <w:rPr>
                <w:rFonts w:ascii="Consolas" w:hAnsi="Consolas"/>
                <w:color w:val="333333"/>
                <w:sz w:val="18"/>
              </w:rPr>
              <w:t>programme_blocks</w:t>
            </w:r>
            <w:r>
              <w:t xml:space="preserve">, </w:t>
            </w:r>
            <w:r>
              <w:rPr>
                <w:rFonts w:ascii="Consolas" w:hAnsi="Consolas"/>
                <w:color w:val="333333"/>
                <w:sz w:val="18"/>
              </w:rPr>
              <w:t>programme_assignments</w:t>
            </w:r>
          </w:p>
        </w:tc>
      </w:tr>
      <w:tr>
        <w:tc>
          <w:tcPr>
            <w:tcW w:type="dxa" w:w="2160"/>
          </w:tcPr>
          <w:p>
            <w:r>
              <w:t>2</w:t>
            </w:r>
          </w:p>
        </w:tc>
        <w:tc>
          <w:tcPr>
            <w:tcW w:type="dxa" w:w="2160"/>
          </w:tcPr>
          <w:p>
            <w:r>
              <w:t>Athlete</w:t>
            </w:r>
          </w:p>
        </w:tc>
        <w:tc>
          <w:tcPr>
            <w:tcW w:type="dxa" w:w="2160"/>
          </w:tcPr>
          <w:p>
            <w:r>
              <w:rPr>
                <w:rFonts w:ascii="Consolas" w:hAnsi="Consolas"/>
                <w:color w:val="333333"/>
                <w:sz w:val="18"/>
              </w:rPr>
              <w:t>/programme</w:t>
            </w:r>
            <w:r>
              <w:t xml:space="preserve"> shows it, blocks and all</w:t>
            </w:r>
          </w:p>
        </w:tc>
        <w:tc>
          <w:tcPr>
            <w:tcW w:type="dxa" w:w="2160"/>
          </w:tcPr>
          <w:p>
            <w:r>
              <w:t>same, read</w:t>
            </w:r>
          </w:p>
        </w:tc>
      </w:tr>
      <w:tr>
        <w:tc>
          <w:tcPr>
            <w:tcW w:type="dxa" w:w="2160"/>
          </w:tcPr>
          <w:p>
            <w:r>
              <w:t>3</w:t>
            </w:r>
          </w:p>
        </w:tc>
        <w:tc>
          <w:tcPr>
            <w:tcW w:type="dxa" w:w="2160"/>
          </w:tcPr>
          <w:p>
            <w:r>
              <w:t>Athlete</w:t>
            </w:r>
          </w:p>
        </w:tc>
        <w:tc>
          <w:tcPr>
            <w:tcW w:type="dxa" w:w="2160"/>
          </w:tcPr>
          <w:p>
            <w:r>
              <w:rPr>
                <w:rFonts w:ascii="Consolas" w:hAnsi="Consolas"/>
                <w:color w:val="333333"/>
                <w:sz w:val="18"/>
              </w:rPr>
              <w:t>/gym/[sessionId]</w:t>
            </w:r>
            <w:r>
              <w:t xml:space="preserve"> resolves the prescription </w:t>
            </w:r>
            <w:r>
              <w:rPr>
                <w:b/>
              </w:rPr>
              <w:t>for this athlete</w:t>
            </w:r>
          </w:p>
        </w:tc>
        <w:tc>
          <w:tcPr>
            <w:tcW w:type="dxa" w:w="2160"/>
          </w:tcPr>
          <w:p>
            <w:r>
              <w:rPr>
                <w:rFonts w:ascii="Consolas" w:hAnsi="Consolas"/>
                <w:color w:val="333333"/>
                <w:sz w:val="18"/>
              </w:rPr>
              <w:t>exercise_overrides</w:t>
            </w:r>
            <w:r>
              <w:t xml:space="preserve">, </w:t>
            </w:r>
            <w:r>
              <w:rPr>
                <w:rFonts w:ascii="Consolas" w:hAnsi="Consolas"/>
                <w:color w:val="333333"/>
                <w:sz w:val="18"/>
              </w:rPr>
              <w:t>test_results</w:t>
            </w:r>
            <w:r>
              <w:t xml:space="preserve"> for percent of 1RM</w:t>
            </w:r>
          </w:p>
        </w:tc>
      </w:tr>
      <w:tr>
        <w:tc>
          <w:tcPr>
            <w:tcW w:type="dxa" w:w="2160"/>
          </w:tcPr>
          <w:p>
            <w:r>
              <w:t>4</w:t>
            </w:r>
          </w:p>
        </w:tc>
        <w:tc>
          <w:tcPr>
            <w:tcW w:type="dxa" w:w="2160"/>
          </w:tcPr>
          <w:p>
            <w:r>
              <w:t>Athlete</w:t>
            </w:r>
          </w:p>
        </w:tc>
        <w:tc>
          <w:tcPr>
            <w:tcW w:type="dxa" w:w="2160"/>
          </w:tcPr>
          <w:p>
            <w:r>
              <w:t>Logs sets</w:t>
            </w:r>
          </w:p>
        </w:tc>
        <w:tc>
          <w:tcPr>
            <w:tcW w:type="dxa" w:w="2160"/>
          </w:tcPr>
          <w:p>
            <w:r>
              <w:rPr>
                <w:rFonts w:ascii="Consolas" w:hAnsi="Consolas"/>
                <w:color w:val="333333"/>
                <w:sz w:val="18"/>
              </w:rPr>
              <w:t>gym_session_logs</w:t>
            </w:r>
            <w:r>
              <w:t xml:space="preserve">, </w:t>
            </w:r>
            <w:r>
              <w:rPr>
                <w:rFonts w:ascii="Consolas" w:hAnsi="Consolas"/>
                <w:color w:val="333333"/>
                <w:sz w:val="18"/>
              </w:rPr>
              <w:t>gym_set_logs</w:t>
            </w:r>
          </w:p>
        </w:tc>
      </w:tr>
      <w:tr>
        <w:tc>
          <w:tcPr>
            <w:tcW w:type="dxa" w:w="2160"/>
          </w:tcPr>
          <w:p>
            <w:r>
              <w:t>5</w:t>
            </w:r>
          </w:p>
        </w:tc>
        <w:tc>
          <w:tcPr>
            <w:tcW w:type="dxa" w:w="2160"/>
          </w:tcPr>
          <w:p>
            <w:r>
              <w:t>Staff</w:t>
            </w:r>
          </w:p>
        </w:tc>
        <w:tc>
          <w:tcPr>
            <w:tcW w:type="dxa" w:w="2160"/>
          </w:tcPr>
          <w:p>
            <w:r>
              <w:t>The athlete's gym tab shows what was actually lifted</w:t>
            </w:r>
          </w:p>
        </w:tc>
        <w:tc>
          <w:tcPr>
            <w:tcW w:type="dxa" w:w="2160"/>
          </w:tcPr>
          <w:p>
            <w:r>
              <w:t>same, read</w:t>
            </w:r>
          </w:p>
        </w:tc>
      </w:tr>
    </w:tbl>
    <w:p/>
    <w:p>
      <w:r>
        <w:rPr>
          <w:b/>
        </w:rPr>
        <w:t>The prescription an athlete sees is already personal</w:t>
      </w:r>
      <w:r>
        <w:t xml:space="preserve"> (migration 0043):</w:t>
      </w:r>
    </w:p>
    <w:p>
      <w:r>
        <w:t>exemptions remove an exercise entirely, substitutions and volume overrides apply,</w:t>
      </w:r>
    </w:p>
    <w:p>
      <w:r>
        <w:t>load caps bind, and a percent of 1RM resolves against the athlete's own latest</w:t>
      </w:r>
    </w:p>
    <w:p>
      <w:r>
        <w:t>result or says plainly that it cannot.</w:t>
      </w:r>
    </w:p>
    <w:p>
      <w:r>
        <w:rPr>
          <w:b/>
        </w:rPr>
        <w:t>If the athlete has an open injury, an S&amp;C assignment becomes a proposal</w:t>
      </w:r>
      <w:r>
        <w:t xml:space="preserve"> and</w:t>
      </w:r>
    </w:p>
    <w:p>
      <w:r>
        <w:t>does not reach them until a medic signs it off (migrations 0079 to 0081).</w:t>
      </w:r>
    </w:p>
    <w:p>
      <w:pPr>
        <w:pStyle w:val="Heading3"/>
      </w:pPr>
      <w:r>
        <w:t>4. A medic marks a player unavailable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Step</w:t>
            </w:r>
          </w:p>
        </w:tc>
        <w:tc>
          <w:tcPr>
            <w:tcW w:type="dxa" w:w="2160"/>
          </w:tcPr>
          <w:p>
            <w:r>
              <w:rPr>
                <w:b/>
              </w:rPr>
              <w:t>Surface</w:t>
            </w:r>
          </w:p>
        </w:tc>
        <w:tc>
          <w:tcPr>
            <w:tcW w:type="dxa" w:w="2160"/>
          </w:tcPr>
          <w:p>
            <w:r>
              <w:rPr>
                <w:b/>
              </w:rPr>
              <w:t>Screen</w:t>
            </w:r>
          </w:p>
        </w:tc>
        <w:tc>
          <w:tcPr>
            <w:tcW w:type="dxa" w:w="2160"/>
          </w:tcPr>
          <w:p>
            <w:r>
              <w:rPr>
                <w:b/>
              </w:rPr>
              <w:t>Tables</w:t>
            </w:r>
          </w:p>
        </w:tc>
      </w:tr>
      <w:tr>
        <w:tc>
          <w:tcPr>
            <w:tcW w:type="dxa" w:w="2160"/>
          </w:tcPr>
          <w:p>
            <w:r>
              <w:t>1</w:t>
            </w:r>
          </w:p>
        </w:tc>
        <w:tc>
          <w:tcPr>
            <w:tcW w:type="dxa" w:w="2160"/>
          </w:tcPr>
          <w:p>
            <w:r>
              <w:t>Staff</w:t>
            </w:r>
          </w:p>
        </w:tc>
        <w:tc>
          <w:tcPr>
            <w:tcW w:type="dxa" w:w="2160"/>
          </w:tcPr>
          <w:p>
            <w:r>
              <w:t>Injuries, medic only</w:t>
            </w:r>
          </w:p>
        </w:tc>
        <w:tc>
          <w:tcPr>
            <w:tcW w:type="dxa" w:w="2160"/>
          </w:tcPr>
          <w:p>
            <w:r>
              <w:rPr>
                <w:rFonts w:ascii="Consolas" w:hAnsi="Consolas"/>
                <w:color w:val="333333"/>
                <w:sz w:val="18"/>
              </w:rPr>
              <w:t>injuries</w:t>
            </w:r>
            <w:r>
              <w:t xml:space="preserve">, </w:t>
            </w:r>
            <w:r>
              <w:rPr>
                <w:rFonts w:ascii="Consolas" w:hAnsi="Consolas"/>
                <w:color w:val="333333"/>
                <w:sz w:val="18"/>
              </w:rPr>
              <w:t>injury_clinical</w:t>
            </w:r>
            <w:r>
              <w:t xml:space="preserve">, </w:t>
            </w:r>
            <w:r>
              <w:rPr>
                <w:rFonts w:ascii="Consolas" w:hAnsi="Consolas"/>
                <w:color w:val="333333"/>
                <w:sz w:val="18"/>
              </w:rPr>
              <w:t>availability</w:t>
            </w:r>
          </w:p>
        </w:tc>
      </w:tr>
      <w:tr>
        <w:tc>
          <w:tcPr>
            <w:tcW w:type="dxa" w:w="2160"/>
          </w:tcPr>
          <w:p>
            <w:r>
              <w:t>2</w:t>
            </w:r>
          </w:p>
        </w:tc>
        <w:tc>
          <w:tcPr>
            <w:tcW w:type="dxa" w:w="2160"/>
          </w:tcPr>
          <w:p>
            <w:r>
              <w:t>Database</w:t>
            </w:r>
          </w:p>
        </w:tc>
        <w:tc>
          <w:tcPr>
            <w:tcW w:type="dxa" w:w="2160"/>
          </w:tcPr>
          <w:p>
            <w:r>
              <w:t>The row is audited by trigger</w:t>
            </w:r>
          </w:p>
        </w:tc>
        <w:tc>
          <w:tcPr>
            <w:tcW w:type="dxa" w:w="2160"/>
          </w:tcPr>
          <w:p>
            <w:r>
              <w:rPr>
                <w:rFonts w:ascii="Consolas" w:hAnsi="Consolas"/>
                <w:color w:val="333333"/>
                <w:sz w:val="18"/>
              </w:rPr>
              <w:t>audit_log</w:t>
            </w:r>
          </w:p>
        </w:tc>
      </w:tr>
      <w:tr>
        <w:tc>
          <w:tcPr>
            <w:tcW w:type="dxa" w:w="2160"/>
          </w:tcPr>
          <w:p>
            <w:r>
              <w:t>3</w:t>
            </w:r>
          </w:p>
        </w:tc>
        <w:tc>
          <w:tcPr>
            <w:tcW w:type="dxa" w:w="2160"/>
          </w:tcPr>
          <w:p>
            <w:r>
              <w:t>Athlete</w:t>
            </w:r>
          </w:p>
        </w:tc>
        <w:tc>
          <w:tcPr>
            <w:tcW w:type="dxa" w:w="2160"/>
          </w:tcPr>
          <w:p>
            <w:r>
              <w:rPr>
                <w:b/>
              </w:rPr>
              <w:t>Permitted to read it, and no screen shows it</w:t>
            </w:r>
          </w:p>
        </w:tc>
        <w:tc>
          <w:tcPr>
            <w:tcW w:type="dxa" w:w="2160"/>
          </w:tcPr>
          <w:p>
            <w:r>
              <w:rPr>
                <w:rFonts w:ascii="Consolas" w:hAnsi="Consolas"/>
                <w:color w:val="333333"/>
                <w:sz w:val="18"/>
              </w:rPr>
              <w:t>availability_self_select</w:t>
            </w:r>
          </w:p>
        </w:tc>
      </w:tr>
    </w:tbl>
    <w:p/>
    <w:p>
      <w:r>
        <w:rPr>
          <w:b/>
        </w:rPr>
        <w:t>This is the largest gap in the athlete app.</w:t>
      </w:r>
      <w:r>
        <w:t xml:space="preserve"> The athlete can read their own</w:t>
      </w:r>
    </w:p>
    <w:p>
      <w:r>
        <w:t>availability and restrictions, and their own diagnosis through</w:t>
      </w:r>
    </w:p>
    <w:p>
      <w:r>
        <w:rPr>
          <w:rFonts w:ascii="Consolas" w:hAnsi="Consolas"/>
          <w:color w:val="333333"/>
          <w:sz w:val="18"/>
        </w:rPr>
        <w:t>injury_clinical_athlete_view</w:t>
      </w:r>
      <w:r>
        <w:t xml:space="preserve">, and </w:t>
      </w:r>
      <w:r>
        <w:rPr>
          <w:b/>
        </w:rPr>
        <w:t>no athlete screen reads any of it</w:t>
      </w:r>
      <w:r>
        <w:t>. A</w:t>
      </w:r>
    </w:p>
    <w:p>
      <w:r>
        <w:t>player who has been made unavailable finds out from a person.</w:t>
      </w:r>
    </w:p>
    <w:p>
      <w:r>
        <w:t>They are also removed from every leaderboard while unavailable</w:t>
      </w:r>
    </w:p>
    <w:p>
      <w:r>
        <w:t>(</w:t>
      </w:r>
      <w:r>
        <w:rPr>
          <w:rFonts w:ascii="Consolas" w:hAnsi="Consolas"/>
          <w:color w:val="333333"/>
          <w:sz w:val="18"/>
        </w:rPr>
        <w:t>supabase/migrations/0016_leaderboards.sql:360</w:t>
      </w:r>
      <w:r>
        <w:t>), which they will notice without</w:t>
      </w:r>
    </w:p>
    <w:p>
      <w:r>
        <w:t>being told why.</w:t>
      </w:r>
    </w:p>
    <w:p>
      <w:pPr>
        <w:pStyle w:val="Heading3"/>
      </w:pPr>
      <w:r>
        <w:t>5. Return to play progression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Step</w:t>
            </w:r>
          </w:p>
        </w:tc>
        <w:tc>
          <w:tcPr>
            <w:tcW w:type="dxa" w:w="2160"/>
          </w:tcPr>
          <w:p>
            <w:r>
              <w:rPr>
                <w:b/>
              </w:rPr>
              <w:t>Surface</w:t>
            </w:r>
          </w:p>
        </w:tc>
        <w:tc>
          <w:tcPr>
            <w:tcW w:type="dxa" w:w="2160"/>
          </w:tcPr>
          <w:p>
            <w:r>
              <w:rPr>
                <w:b/>
              </w:rPr>
              <w:t>Screen</w:t>
            </w:r>
          </w:p>
        </w:tc>
        <w:tc>
          <w:tcPr>
            <w:tcW w:type="dxa" w:w="2160"/>
          </w:tcPr>
          <w:p>
            <w:r>
              <w:rPr>
                <w:b/>
              </w:rPr>
              <w:t>Tables</w:t>
            </w:r>
          </w:p>
        </w:tc>
      </w:tr>
      <w:tr>
        <w:tc>
          <w:tcPr>
            <w:tcW w:type="dxa" w:w="2160"/>
          </w:tcPr>
          <w:p>
            <w:r>
              <w:t>1</w:t>
            </w:r>
          </w:p>
        </w:tc>
        <w:tc>
          <w:tcPr>
            <w:tcW w:type="dxa" w:w="2160"/>
          </w:tcPr>
          <w:p>
            <w:r>
              <w:t>Staff</w:t>
            </w:r>
          </w:p>
        </w:tc>
        <w:tc>
          <w:tcPr>
            <w:tcW w:type="dxa" w:w="2160"/>
          </w:tcPr>
          <w:p>
            <w:r>
              <w:t>Medic advances the stage</w:t>
            </w:r>
          </w:p>
        </w:tc>
        <w:tc>
          <w:tcPr>
            <w:tcW w:type="dxa" w:w="2160"/>
          </w:tcPr>
          <w:p>
            <w:r>
              <w:rPr>
                <w:rFonts w:ascii="Consolas" w:hAnsi="Consolas"/>
                <w:color w:val="333333"/>
                <w:sz w:val="18"/>
              </w:rPr>
              <w:t>injuries</w:t>
            </w:r>
            <w:r>
              <w:t xml:space="preserve">, </w:t>
            </w:r>
            <w:r>
              <w:rPr>
                <w:rFonts w:ascii="Consolas" w:hAnsi="Consolas"/>
                <w:color w:val="333333"/>
                <w:sz w:val="18"/>
              </w:rPr>
              <w:t>injury_clinical</w:t>
            </w:r>
          </w:p>
        </w:tc>
      </w:tr>
      <w:tr>
        <w:tc>
          <w:tcPr>
            <w:tcW w:type="dxa" w:w="2160"/>
          </w:tcPr>
          <w:p>
            <w:r>
              <w:t>2</w:t>
            </w:r>
          </w:p>
        </w:tc>
        <w:tc>
          <w:tcPr>
            <w:tcW w:type="dxa" w:w="2160"/>
          </w:tcPr>
          <w:p>
            <w:r>
              <w:t>Athlete</w:t>
            </w:r>
          </w:p>
        </w:tc>
        <w:tc>
          <w:tcPr>
            <w:tcW w:type="dxa" w:w="2160"/>
          </w:tcPr>
          <w:p>
            <w:r>
              <w:rPr>
                <w:b/>
              </w:rPr>
              <w:t>UNVERIFIED: nothing found that shows a stage to an athlete</w:t>
            </w:r>
          </w:p>
        </w:tc>
        <w:tc>
          <w:tcPr>
            <w:tcW w:type="dxa" w:w="2160"/>
          </w:tcPr>
          <w:p>
            <w:r>
              <w:t>none</w:t>
            </w:r>
          </w:p>
        </w:tc>
      </w:tr>
    </w:tbl>
    <w:p/>
    <w:p>
      <w:r>
        <w:rPr>
          <w:b/>
        </w:rPr>
        <w:t>UNVERIFIED: not found.</w:t>
      </w:r>
      <w:r>
        <w:t xml:space="preserve"> Looked in all fifteen athlete pages. The data is</w:t>
      </w:r>
    </w:p>
    <w:p>
      <w:r>
        <w:t>readable by the athlete and no screen reads it. Same gap as flow 4.</w:t>
      </w:r>
    </w:p>
    <w:p>
      <w:pPr>
        <w:pStyle w:val="Heading3"/>
      </w:pPr>
      <w:r>
        <w:t>6. The weekly one tap nutrition check in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Step</w:t>
            </w:r>
          </w:p>
        </w:tc>
        <w:tc>
          <w:tcPr>
            <w:tcW w:type="dxa" w:w="2160"/>
          </w:tcPr>
          <w:p>
            <w:r>
              <w:rPr>
                <w:b/>
              </w:rPr>
              <w:t>Surface</w:t>
            </w:r>
          </w:p>
        </w:tc>
        <w:tc>
          <w:tcPr>
            <w:tcW w:type="dxa" w:w="2160"/>
          </w:tcPr>
          <w:p>
            <w:r>
              <w:rPr>
                <w:b/>
              </w:rPr>
              <w:t>Screen</w:t>
            </w:r>
          </w:p>
        </w:tc>
        <w:tc>
          <w:tcPr>
            <w:tcW w:type="dxa" w:w="2160"/>
          </w:tcPr>
          <w:p>
            <w:r>
              <w:rPr>
                <w:b/>
              </w:rPr>
              <w:t>Tables</w:t>
            </w:r>
          </w:p>
        </w:tc>
      </w:tr>
      <w:tr>
        <w:tc>
          <w:tcPr>
            <w:tcW w:type="dxa" w:w="2160"/>
          </w:tcPr>
          <w:p>
            <w:r>
              <w:t>1</w:t>
            </w:r>
          </w:p>
        </w:tc>
        <w:tc>
          <w:tcPr>
            <w:tcW w:type="dxa" w:w="2160"/>
          </w:tcPr>
          <w:p>
            <w:r>
              <w:t>Athlete</w:t>
            </w:r>
          </w:p>
        </w:tc>
        <w:tc>
          <w:tcPr>
            <w:tcW w:type="dxa" w:w="2160"/>
          </w:tcPr>
          <w:p>
            <w:r>
              <w:t>Today shows it is owed, weekly</w:t>
            </w:r>
          </w:p>
        </w:tc>
        <w:tc>
          <w:tcPr>
            <w:tcW w:type="dxa" w:w="2160"/>
          </w:tcPr>
          <w:p>
            <w:r>
              <w:t>none</w:t>
            </w:r>
          </w:p>
        </w:tc>
      </w:tr>
      <w:tr>
        <w:tc>
          <w:tcPr>
            <w:tcW w:type="dxa" w:w="2160"/>
          </w:tcPr>
          <w:p>
            <w:r>
              <w:t>2</w:t>
            </w:r>
          </w:p>
        </w:tc>
        <w:tc>
          <w:tcPr>
            <w:tcW w:type="dxa" w:w="2160"/>
          </w:tcPr>
          <w:p>
            <w:r>
              <w:t>Athlete</w:t>
            </w:r>
          </w:p>
        </w:tc>
        <w:tc>
          <w:tcPr>
            <w:tcW w:type="dxa" w:w="2160"/>
          </w:tcPr>
          <w:p>
            <w:r>
              <w:rPr>
                <w:rFonts w:ascii="Consolas" w:hAnsi="Consolas"/>
                <w:color w:val="333333"/>
                <w:sz w:val="18"/>
              </w:rPr>
              <w:t>/nutrition-check-in</w:t>
            </w:r>
            <w:r>
              <w:t xml:space="preserve">, </w:t>
            </w:r>
            <w:r>
              <w:rPr>
                <w:b/>
              </w:rPr>
              <w:t>the week that just ended</w:t>
            </w:r>
          </w:p>
        </w:tc>
        <w:tc>
          <w:tcPr>
            <w:tcW w:type="dxa" w:w="2160"/>
          </w:tcPr>
          <w:p>
            <w:r>
              <w:rPr>
                <w:rFonts w:ascii="Consolas" w:hAnsi="Consolas"/>
                <w:color w:val="333333"/>
                <w:sz w:val="18"/>
              </w:rPr>
              <w:t>nutrition_checkins</w:t>
            </w:r>
          </w:p>
        </w:tc>
      </w:tr>
      <w:tr>
        <w:tc>
          <w:tcPr>
            <w:tcW w:type="dxa" w:w="2160"/>
          </w:tcPr>
          <w:p>
            <w:r>
              <w:t>3</w:t>
            </w:r>
          </w:p>
        </w:tc>
        <w:tc>
          <w:tcPr>
            <w:tcW w:type="dxa" w:w="2160"/>
          </w:tcPr>
          <w:p>
            <w:r>
              <w:t>Staff</w:t>
            </w:r>
          </w:p>
        </w:tc>
        <w:tc>
          <w:tcPr>
            <w:tcW w:type="dxa" w:w="2160"/>
          </w:tcPr>
          <w:p>
            <w:r>
              <w:t>The nutritionist's screens</w:t>
            </w:r>
          </w:p>
        </w:tc>
        <w:tc>
          <w:tcPr>
            <w:tcW w:type="dxa" w:w="2160"/>
          </w:tcPr>
          <w:p>
            <w:r>
              <w:t>same, read</w:t>
            </w:r>
          </w:p>
        </w:tc>
      </w:tr>
    </w:tbl>
    <w:p/>
    <w:p>
      <w:r>
        <w:rPr>
          <w:b/>
        </w:rPr>
        <w:t>Missing it is not non compliance</w:t>
      </w:r>
      <w:r>
        <w:t xml:space="preserve"> (</w:t>
      </w:r>
      <w:r>
        <w:rPr>
          <w:rFonts w:ascii="Consolas" w:hAnsi="Consolas"/>
          <w:color w:val="333333"/>
          <w:sz w:val="18"/>
        </w:rPr>
        <w:t>CLAUDE.md</w:t>
      </w:r>
      <w:r>
        <w:t xml:space="preserve"> rule 8), and there is no</w:t>
      </w:r>
    </w:p>
    <w:p>
      <w:r>
        <w:t>nutrition compliance domain.</w:t>
      </w:r>
    </w:p>
    <w:p>
      <w:pPr>
        <w:pStyle w:val="Heading3"/>
      </w:pPr>
      <w:r>
        <w:t>7. A GPS session is imported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Step</w:t>
            </w:r>
          </w:p>
        </w:tc>
        <w:tc>
          <w:tcPr>
            <w:tcW w:type="dxa" w:w="2160"/>
          </w:tcPr>
          <w:p>
            <w:r>
              <w:rPr>
                <w:b/>
              </w:rPr>
              <w:t>Surface</w:t>
            </w:r>
          </w:p>
        </w:tc>
        <w:tc>
          <w:tcPr>
            <w:tcW w:type="dxa" w:w="2160"/>
          </w:tcPr>
          <w:p>
            <w:r>
              <w:rPr>
                <w:b/>
              </w:rPr>
              <w:t>Screen</w:t>
            </w:r>
          </w:p>
        </w:tc>
        <w:tc>
          <w:tcPr>
            <w:tcW w:type="dxa" w:w="2160"/>
          </w:tcPr>
          <w:p>
            <w:r>
              <w:rPr>
                <w:b/>
              </w:rPr>
              <w:t>Tables</w:t>
            </w:r>
          </w:p>
        </w:tc>
      </w:tr>
      <w:tr>
        <w:tc>
          <w:tcPr>
            <w:tcW w:type="dxa" w:w="2160"/>
          </w:tcPr>
          <w:p>
            <w:r>
              <w:t>1</w:t>
            </w:r>
          </w:p>
        </w:tc>
        <w:tc>
          <w:tcPr>
            <w:tcW w:type="dxa" w:w="2160"/>
          </w:tcPr>
          <w:p>
            <w:r>
              <w:t>Staff</w:t>
            </w:r>
          </w:p>
        </w:tc>
        <w:tc>
          <w:tcPr>
            <w:tcW w:type="dxa" w:w="2160"/>
          </w:tcPr>
          <w:p>
            <w:r>
              <w:t>Vendor CSV import, sport scientist only</w:t>
            </w:r>
          </w:p>
        </w:tc>
        <w:tc>
          <w:tcPr>
            <w:tcW w:type="dxa" w:w="2160"/>
          </w:tcPr>
          <w:p>
            <w:r>
              <w:rPr>
                <w:rFonts w:ascii="Consolas" w:hAnsi="Consolas"/>
                <w:color w:val="333333"/>
                <w:sz w:val="18"/>
              </w:rPr>
              <w:t>gps_records</w:t>
            </w:r>
            <w:r>
              <w:t xml:space="preserve">, </w:t>
            </w:r>
            <w:r>
              <w:rPr>
                <w:rFonts w:ascii="Consolas" w:hAnsi="Consolas"/>
                <w:color w:val="333333"/>
                <w:sz w:val="18"/>
              </w:rPr>
              <w:t>import_batches</w:t>
            </w:r>
          </w:p>
        </w:tc>
      </w:tr>
      <w:tr>
        <w:tc>
          <w:tcPr>
            <w:tcW w:type="dxa" w:w="2160"/>
          </w:tcPr>
          <w:p>
            <w:r>
              <w:t>2</w:t>
            </w:r>
          </w:p>
        </w:tc>
        <w:tc>
          <w:tcPr>
            <w:tcW w:type="dxa" w:w="2160"/>
          </w:tcPr>
          <w:p>
            <w:r>
              <w:t>Staff</w:t>
            </w:r>
          </w:p>
        </w:tc>
        <w:tc>
          <w:tcPr>
            <w:tcW w:type="dxa" w:w="2160"/>
          </w:tcPr>
          <w:p>
            <w:r>
              <w:t>Training report and analytics</w:t>
            </w:r>
          </w:p>
        </w:tc>
        <w:tc>
          <w:tcPr>
            <w:tcW w:type="dxa" w:w="2160"/>
          </w:tcPr>
          <w:p>
            <w:r>
              <w:rPr>
                <w:rFonts w:ascii="Consolas" w:hAnsi="Consolas"/>
                <w:color w:val="333333"/>
                <w:sz w:val="18"/>
              </w:rPr>
              <w:t>gps_records</w:t>
            </w:r>
          </w:p>
        </w:tc>
      </w:tr>
      <w:tr>
        <w:tc>
          <w:tcPr>
            <w:tcW w:type="dxa" w:w="2160"/>
          </w:tcPr>
          <w:p>
            <w:r>
              <w:t>3</w:t>
            </w:r>
          </w:p>
        </w:tc>
        <w:tc>
          <w:tcPr>
            <w:tcW w:type="dxa" w:w="2160"/>
          </w:tcPr>
          <w:p>
            <w:r>
              <w:t>Athlete</w:t>
            </w:r>
          </w:p>
        </w:tc>
        <w:tc>
          <w:tcPr>
            <w:tcW w:type="dxa" w:w="2160"/>
          </w:tcPr>
          <w:p>
            <w:r>
              <w:rPr>
                <w:b/>
              </w:rPr>
              <w:t>Nothing. No athlete screen shows GPS</w:t>
            </w:r>
          </w:p>
        </w:tc>
        <w:tc>
          <w:tcPr>
            <w:tcW w:type="dxa" w:w="2160"/>
          </w:tcPr>
          <w:p>
            <w:r>
              <w:rPr>
                <w:rFonts w:ascii="Consolas" w:hAnsi="Consolas"/>
                <w:color w:val="333333"/>
                <w:sz w:val="18"/>
              </w:rPr>
              <w:t>gps_records_self_select</w:t>
            </w:r>
            <w:r>
              <w:t xml:space="preserve"> exists and is unused</w:t>
            </w:r>
          </w:p>
        </w:tc>
      </w:tr>
    </w:tbl>
    <w:p/>
    <w:p>
      <w:r>
        <w:rPr>
          <w:b/>
        </w:rPr>
        <w:t>An athlete is permitted to read their own GPS and no screen renders it.</w:t>
      </w:r>
      <w:r>
        <w:t xml:space="preserve"> The</w:t>
      </w:r>
    </w:p>
    <w:p>
      <w:r>
        <w:t>migration's own comment says a read is owed but the screen for it is not built.</w:t>
      </w:r>
    </w:p>
    <w:p>
      <w:r>
        <w:t xml:space="preserve">So there is </w:t>
      </w:r>
      <w:r>
        <w:rPr>
          <w:b/>
        </w:rPr>
        <w:t>no explanation of GPS to a player anywhere in the product</w:t>
      </w:r>
      <w:r>
        <w:t>, and</w:t>
      </w:r>
    </w:p>
    <w:p>
      <w:r>
        <w:t>also no tier leak, because there is nothing to leak.</w:t>
      </w:r>
    </w:p>
    <w:p>
      <w:pPr>
        <w:pStyle w:val="Heading3"/>
      </w:pPr>
      <w:r>
        <w:t>8. A player leaves, or the club stops paying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Surface</w:t>
            </w:r>
          </w:p>
        </w:tc>
        <w:tc>
          <w:tcPr>
            <w:tcW w:type="dxa" w:w="2880"/>
          </w:tcPr>
          <w:p>
            <w:r>
              <w:rPr>
                <w:b/>
              </w:rPr>
              <w:t>What happens</w:t>
            </w:r>
          </w:p>
        </w:tc>
      </w:tr>
      <w:tr>
        <w:tc>
          <w:tcPr>
            <w:tcW w:type="dxa" w:w="2880"/>
          </w:tcPr>
          <w:p>
            <w:r>
              <w:t>A player leaves</w:t>
            </w:r>
          </w:p>
        </w:tc>
        <w:tc>
          <w:tcPr>
            <w:tcW w:type="dxa" w:w="2880"/>
          </w:tcPr>
          <w:p>
            <w:r>
              <w:t>Staff</w:t>
            </w:r>
          </w:p>
        </w:tc>
        <w:tc>
          <w:tcPr>
            <w:tcW w:type="dxa" w:w="2880"/>
          </w:tcPr>
          <w:p>
            <w:r>
              <w:rPr>
                <w:rFonts w:ascii="Consolas" w:hAnsi="Consolas"/>
                <w:color w:val="333333"/>
                <w:sz w:val="18"/>
              </w:rPr>
              <w:t>athletes.left_at</w:t>
            </w:r>
            <w:r>
              <w:t xml:space="preserve"> is set. Athlete data is never hard deleted</w:t>
            </w:r>
          </w:p>
        </w:tc>
      </w:tr>
      <w:tr>
        <w:tc>
          <w:tcPr>
            <w:tcW w:type="dxa" w:w="2880"/>
          </w:tcPr>
          <w:p>
            <w:r>
              <w:t>Their account</w:t>
            </w:r>
          </w:p>
        </w:tc>
        <w:tc>
          <w:tcPr>
            <w:tcW w:type="dxa" w:w="2880"/>
          </w:tcPr>
          <w:p>
            <w:r>
              <w:rPr>
                <w:b/>
              </w:rPr>
              <w:t>UNVERIFIED</w:t>
            </w:r>
          </w:p>
        </w:tc>
        <w:tc>
          <w:tcPr>
            <w:tcW w:type="dxa" w:w="2880"/>
          </w:tcPr>
          <w:p>
            <w:r>
              <w:t>Whether the login is disabled, and what the player sees, was not found</w:t>
            </w:r>
          </w:p>
        </w:tc>
      </w:tr>
      <w:tr>
        <w:tc>
          <w:tcPr>
            <w:tcW w:type="dxa" w:w="2880"/>
          </w:tcPr>
          <w:p>
            <w:r>
              <w:t>Erasure on request</w:t>
            </w:r>
          </w:p>
        </w:tc>
        <w:tc>
          <w:tcPr>
            <w:tcW w:type="dxa" w:w="2880"/>
          </w:tcPr>
          <w:p>
            <w:r>
              <w:t>Staff</w:t>
            </w:r>
          </w:p>
        </w:tc>
        <w:tc>
          <w:tcPr>
            <w:tcW w:type="dxa" w:w="2880"/>
          </w:tcPr>
          <w:p>
            <w:r>
              <w:t>An audited retention process, with the article 17 table deciding what survives</w:t>
            </w:r>
          </w:p>
        </w:tc>
      </w:tr>
      <w:tr>
        <w:tc>
          <w:tcPr>
            <w:tcW w:type="dxa" w:w="2880"/>
          </w:tcPr>
          <w:p>
            <w:r>
              <w:t>The club stops paying</w:t>
            </w:r>
          </w:p>
        </w:tc>
        <w:tc>
          <w:tcPr>
            <w:tcW w:type="dxa" w:w="2880"/>
          </w:tcPr>
          <w:p>
            <w:r>
              <w:rPr>
                <w:b/>
              </w:rPr>
              <w:t>UNVERIFIED: not found</w:t>
            </w:r>
          </w:p>
        </w:tc>
        <w:tc>
          <w:tcPr>
            <w:tcW w:type="dxa" w:w="2880"/>
          </w:tcPr>
          <w:p>
            <w:r>
              <w:t xml:space="preserve">Looked in </w:t>
            </w:r>
            <w:r>
              <w:rPr>
                <w:rFonts w:ascii="Consolas" w:hAnsi="Consolas"/>
                <w:color w:val="333333"/>
                <w:sz w:val="18"/>
              </w:rPr>
              <w:t>src/lib/retention/</w:t>
            </w:r>
            <w:r>
              <w:t xml:space="preserve">, </w:t>
            </w:r>
            <w:r>
              <w:rPr>
                <w:rFonts w:ascii="Consolas" w:hAnsi="Consolas"/>
                <w:color w:val="333333"/>
                <w:sz w:val="18"/>
              </w:rPr>
              <w:t>docs/12-product-tiers.md</w:t>
            </w:r>
            <w:r>
              <w:t xml:space="preserve"> and </w:t>
            </w:r>
            <w:r>
              <w:rPr>
                <w:rFonts w:ascii="Consolas" w:hAnsi="Consolas"/>
                <w:color w:val="333333"/>
                <w:sz w:val="18"/>
              </w:rPr>
              <w:t>docs/09-security-and-compliance.md</w:t>
            </w:r>
          </w:p>
        </w:tc>
      </w:tr>
    </w:tbl>
    <w:p/>
    <w:p>
      <w:r>
        <w:rPr>
          <w:b/>
        </w:rPr>
        <w:t>Both unverified rows are questions every club will ask before signing.</w:t>
      </w:r>
    </w:p>
    <w:p>
      <w:r>
        <w:br w:type="page"/>
      </w:r>
    </w:p>
    <w:p>
      <w:pPr>
        <w:pStyle w:val="Heading1"/>
      </w:pPr>
      <w:r>
        <w:t>Appendix D. Metrics parity</w:t>
      </w:r>
    </w:p>
    <w:p>
      <w:pPr>
        <w:pStyle w:val="Heading2"/>
      </w:pPr>
      <w:r>
        <w:t>Metrics parity: staff app and athlete app</w:t>
      </w:r>
    </w:p>
    <w:p>
      <w:r>
        <w:t xml:space="preserve">Generated 7 September 2026. Shared registry: </w:t>
      </w:r>
      <w:r>
        <w:rPr>
          <w:rFonts w:ascii="Consolas" w:hAnsi="Consolas"/>
          <w:color w:val="333333"/>
          <w:sz w:val="18"/>
        </w:rPr>
        <w:t>docs/metrics.md</w:t>
      </w:r>
      <w:r>
        <w:t>.</w:t>
      </w:r>
    </w:p>
    <w:p>
      <w:r>
        <w:rPr>
          <w:b/>
        </w:rPr>
        <w:t>The rule this document exists to enforce.</w:t>
      </w:r>
      <w:r>
        <w:t xml:space="preserve"> An athlete and a coach looking at</w:t>
      </w:r>
    </w:p>
    <w:p>
      <w:r>
        <w:t>the same quantity must see the same number under the same name. If they do not,</w:t>
      </w:r>
    </w:p>
    <w:p>
      <w:r>
        <w:t>the athlete stops believing the app, and a player who does not believe the</w:t>
      </w:r>
    </w:p>
    <w:p>
      <w:r>
        <w:t>readiness score stops filling in the check in that produces it.</w:t>
      </w:r>
    </w:p>
    <w:p>
      <w:r>
        <w:t xml:space="preserve">Every metric marked </w:t>
      </w:r>
      <w:r>
        <w:rPr>
          <w:rFonts w:ascii="Consolas" w:hAnsi="Consolas"/>
          <w:color w:val="333333"/>
          <w:sz w:val="18"/>
        </w:rPr>
        <w:t>Surfaces: both</w:t>
      </w:r>
      <w:r>
        <w:t xml:space="preserve"> in the registry appears below. There are</w:t>
      </w:r>
    </w:p>
    <w:p>
      <w:r>
        <w:rPr>
          <w:b/>
        </w:rPr>
        <w:t>nineteen</w:t>
      </w:r>
      <w:r>
        <w:t>. Twenty are staff only.</w:t>
      </w:r>
    </w:p>
    <w:p>
      <w:pPr>
        <w:pStyle w:val="Heading3"/>
      </w:pPr>
      <w:r>
        <w:t>The one that was going to be a parity break, and is not</w:t>
      </w:r>
    </w:p>
    <w:p>
      <w:pPr>
        <w:pStyle w:val="Heading4"/>
      </w:pPr>
      <w:r>
        <w:t>MET-001 and MET-002, both called "Readiness score"</w:t>
      </w:r>
    </w:p>
    <w:p>
      <w:r>
        <w:t>The registry carries two entries with almost the same name:</w:t>
      </w:r>
    </w:p>
    <w:p>
      <w:pPr>
        <w:pStyle w:val="ListBullet"/>
      </w:pPr>
      <w:r>
        <w:rPr>
          <w:b/>
        </w:rPr>
        <w:t>MET-001. Readiness score.</w:t>
      </w:r>
      <w:r>
        <w:t xml:space="preserve"> Five self ratings, each 1 to 5, summed over the</w:t>
      </w:r>
    </w:p>
    <w:p>
      <w:r>
        <w:t xml:space="preserve">  answered ones and scaled to 0 to 100. Computed by a database trigger into</w:t>
      </w:r>
    </w:p>
    <w:p>
      <w:r>
        <w:t xml:space="preserve">  </w:t>
      </w:r>
      <w:r>
        <w:rPr>
          <w:rFonts w:ascii="Consolas" w:hAnsi="Consolas"/>
          <w:color w:val="333333"/>
          <w:sz w:val="18"/>
        </w:rPr>
        <w:t>wellness_entries.readiness_score</w:t>
      </w:r>
    </w:p>
    <w:p>
      <w:r>
        <w:t xml:space="preserve">  (</w:t>
      </w:r>
      <w:r>
        <w:rPr>
          <w:rFonts w:ascii="Consolas" w:hAnsi="Consolas"/>
          <w:color w:val="333333"/>
          <w:sz w:val="18"/>
        </w:rPr>
        <w:t>supabase/migrations/0010_helper_functions_and_triggers.sql:253</w:t>
      </w:r>
      <w:r>
        <w:t>).</w:t>
      </w:r>
    </w:p>
    <w:p>
      <w:pPr>
        <w:pStyle w:val="ListBullet"/>
      </w:pPr>
      <w:r>
        <w:rPr>
          <w:b/>
        </w:rPr>
        <w:t>MET-002. Readiness score, analytics version.</w:t>
      </w:r>
      <w:r>
        <w:t xml:space="preserve"> The same idea calculated a</w:t>
      </w:r>
    </w:p>
    <w:p>
      <w:r>
        <w:t xml:space="preserve">  different way.</w:t>
      </w:r>
    </w:p>
    <w:p>
      <w:r>
        <w:rPr>
          <w:b/>
        </w:rPr>
        <w:t>Two definitions of one word is exactly the shape of a trust break</w:t>
      </w:r>
      <w:r>
        <w:t>, so this was</w:t>
      </w:r>
    </w:p>
    <w:p>
      <w:r>
        <w:t>raised as DECISION 7 before it was traced. Traced, it is not one.</w:t>
      </w:r>
    </w:p>
    <w:p>
      <w:r>
        <w:rPr>
          <w:b/>
        </w:rPr>
        <w:t>The athlete reads MET-001.</w:t>
      </w:r>
      <w:r>
        <w:t xml:space="preserve"> </w:t>
      </w:r>
      <w:r>
        <w:rPr>
          <w:rFonts w:ascii="Consolas" w:hAnsi="Consolas"/>
          <w:color w:val="333333"/>
          <w:sz w:val="18"/>
        </w:rPr>
        <w:t>src/app/(athlete)/my-data/page.tsx:564</w:t>
      </w:r>
      <w:r>
        <w:t xml:space="preserve"> reads</w:t>
      </w:r>
    </w:p>
    <w:p>
      <w:r>
        <w:rPr>
          <w:rFonts w:ascii="Consolas" w:hAnsi="Consolas"/>
          <w:color w:val="333333"/>
          <w:sz w:val="18"/>
        </w:rPr>
        <w:t>readiness_score</w:t>
      </w:r>
      <w:r>
        <w:t>, the trigger written column, and line 581 builds the chart from</w:t>
      </w:r>
    </w:p>
    <w:p>
      <w:r>
        <w:t xml:space="preserve">it. </w:t>
      </w:r>
      <w:r>
        <w:rPr>
          <w:b/>
        </w:rPr>
        <w:t>The staff dashboard reads the same column.</w:t>
      </w:r>
      <w:r>
        <w:t xml:space="preserve"> Same source, same number, same</w:t>
      </w:r>
    </w:p>
    <w:p>
      <w:r>
        <w:t>label.</w:t>
      </w:r>
    </w:p>
    <w:p>
      <w:r>
        <w:rPr>
          <w:b/>
        </w:rPr>
        <w:t>MET-002 is used only by Analytics</w:t>
      </w:r>
      <w:r>
        <w:t>, a staff screen, and the registry already</w:t>
      </w:r>
    </w:p>
    <w:p>
      <w:r>
        <w:t>says so in MET-001's own closing paragraph: "MET-002 is the same idea calculated</w:t>
      </w:r>
    </w:p>
    <w:p>
      <w:r>
        <w:t>a different way, and only Analytics uses it."</w:t>
      </w:r>
    </w:p>
    <w:p>
      <w:r>
        <w:rPr>
          <w:b/>
        </w:rPr>
        <w:t>Verdict: no parity break.</w:t>
      </w:r>
      <w:r>
        <w:t xml:space="preserve"> The risk is real and it is contained by the fact</w:t>
      </w:r>
    </w:p>
    <w:p>
      <w:r>
        <w:t xml:space="preserve">that only one of the two ever reaches an athlete. </w:t>
      </w:r>
      <w:r>
        <w:rPr>
          <w:b/>
        </w:rPr>
        <w:t>It stays worth watching</w:t>
      </w:r>
      <w:r>
        <w:t>: if</w:t>
      </w:r>
    </w:p>
    <w:p>
      <w:r>
        <w:t>Analytics ever becomes an athlete surface, or MET-002 is used to fill a staff</w:t>
      </w:r>
    </w:p>
    <w:p>
      <w:r>
        <w:t>screen an athlete also sees, the two numbers meet and one of them is wrong to</w:t>
      </w:r>
    </w:p>
    <w:p>
      <w:r>
        <w:t>somebody.</w:t>
      </w:r>
    </w:p>
    <w:p>
      <w:pPr>
        <w:pStyle w:val="Heading3"/>
      </w:pPr>
      <w:r>
        <w:t>The nineteen shared metrics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Athlete label</w:t>
            </w:r>
          </w:p>
        </w:tc>
        <w:tc>
          <w:tcPr>
            <w:tcW w:type="dxa" w:w="2160"/>
          </w:tcPr>
          <w:p>
            <w:r>
              <w:rPr>
                <w:b/>
              </w:rPr>
              <w:t>Staff label</w:t>
            </w:r>
          </w:p>
        </w:tc>
        <w:tc>
          <w:tcPr>
            <w:tcW w:type="dxa" w:w="2160"/>
          </w:tcPr>
          <w:p>
            <w:r>
              <w:rPr>
                <w:b/>
              </w:rPr>
              <w:t>Same definition</w:t>
            </w:r>
          </w:p>
        </w:tc>
      </w:tr>
      <w:tr>
        <w:tc>
          <w:tcPr>
            <w:tcW w:type="dxa" w:w="2160"/>
          </w:tcPr>
          <w:p>
            <w:r>
              <w:t>MET-001</w:t>
            </w:r>
          </w:p>
        </w:tc>
        <w:tc>
          <w:tcPr>
            <w:tcW w:type="dxa" w:w="2160"/>
          </w:tcPr>
          <w:p>
            <w:r>
              <w:t>Readiness</w:t>
            </w:r>
          </w:p>
        </w:tc>
        <w:tc>
          <w:tcPr>
            <w:tcW w:type="dxa" w:w="2160"/>
          </w:tcPr>
          <w:p>
            <w:r>
              <w:t>Readiness score</w:t>
            </w:r>
          </w:p>
        </w:tc>
        <w:tc>
          <w:tcPr>
            <w:tcW w:type="dxa" w:w="2160"/>
          </w:tcPr>
          <w:p>
            <w:r>
              <w:rPr>
                <w:b/>
              </w:rPr>
              <w:t>Yes.</w:t>
            </w:r>
            <w:r>
              <w:t xml:space="preserve"> Both read </w:t>
            </w:r>
            <w:r>
              <w:rPr>
                <w:rFonts w:ascii="Consolas" w:hAnsi="Consolas"/>
                <w:color w:val="333333"/>
                <w:sz w:val="18"/>
              </w:rPr>
              <w:t>wellness_entries.readiness_score</w:t>
            </w:r>
          </w:p>
        </w:tc>
      </w:tr>
      <w:tr>
        <w:tc>
          <w:tcPr>
            <w:tcW w:type="dxa" w:w="2160"/>
          </w:tcPr>
          <w:p>
            <w:r>
              <w:t>MET-003</w:t>
            </w:r>
          </w:p>
        </w:tc>
        <w:tc>
          <w:tcPr>
            <w:tcW w:type="dxa" w:w="2160"/>
          </w:tcPr>
          <w:p>
            <w:r>
              <w:t>Sleep</w:t>
            </w:r>
          </w:p>
        </w:tc>
        <w:tc>
          <w:tcPr>
            <w:tcW w:type="dxa" w:w="2160"/>
          </w:tcPr>
          <w:p>
            <w:r>
              <w:t>Sleep hours</w:t>
            </w:r>
          </w:p>
        </w:tc>
        <w:tc>
          <w:tcPr>
            <w:tcW w:type="dxa" w:w="2160"/>
          </w:tcPr>
          <w:p>
            <w:r>
              <w:rPr>
                <w:b/>
              </w:rPr>
              <w:t>Yes.</w:t>
            </w:r>
            <w:r>
              <w:t xml:space="preserve"> </w:t>
            </w:r>
            <w:r>
              <w:rPr>
                <w:rFonts w:ascii="Consolas" w:hAnsi="Consolas"/>
                <w:color w:val="333333"/>
                <w:sz w:val="18"/>
              </w:rPr>
              <w:t>wellness_entries.sleep_hours</w:t>
            </w:r>
            <w:r>
              <w:t>, entered by the athlete</w:t>
            </w:r>
          </w:p>
        </w:tc>
      </w:tr>
      <w:tr>
        <w:tc>
          <w:tcPr>
            <w:tcW w:type="dxa" w:w="2160"/>
          </w:tcPr>
          <w:p>
            <w:r>
              <w:t>MET-004</w:t>
            </w:r>
          </w:p>
        </w:tc>
        <w:tc>
          <w:tcPr>
            <w:tcW w:type="dxa" w:w="2160"/>
          </w:tcPr>
          <w:p>
            <w:r>
              <w:t>Soreness</w:t>
            </w:r>
          </w:p>
        </w:tc>
        <w:tc>
          <w:tcPr>
            <w:tcW w:type="dxa" w:w="2160"/>
          </w:tcPr>
          <w:p>
            <w:r>
              <w:t>Soreness</w:t>
            </w:r>
          </w:p>
        </w:tc>
        <w:tc>
          <w:tcPr>
            <w:tcW w:type="dxa" w:w="2160"/>
          </w:tcPr>
          <w:p>
            <w:r>
              <w:rPr>
                <w:b/>
              </w:rPr>
              <w:t>Yes.</w:t>
            </w:r>
            <w:r>
              <w:t xml:space="preserve"> </w:t>
            </w:r>
            <w:r>
              <w:rPr>
                <w:rFonts w:ascii="Consolas" w:hAnsi="Consolas"/>
                <w:color w:val="333333"/>
                <w:sz w:val="18"/>
              </w:rPr>
              <w:t>wellness_entries.soreness</w:t>
            </w:r>
            <w:r>
              <w:t>, 1 to 5, 5 is no soreness</w:t>
            </w:r>
          </w:p>
        </w:tc>
      </w:tr>
      <w:tr>
        <w:tc>
          <w:tcPr>
            <w:tcW w:type="dxa" w:w="2160"/>
          </w:tcPr>
          <w:p>
            <w:r>
              <w:t>MET-005</w:t>
            </w:r>
          </w:p>
        </w:tc>
        <w:tc>
          <w:tcPr>
            <w:tcW w:type="dxa" w:w="2160"/>
          </w:tcPr>
          <w:p>
            <w:r>
              <w:t>Body mass</w:t>
            </w:r>
          </w:p>
        </w:tc>
        <w:tc>
          <w:tcPr>
            <w:tcW w:type="dxa" w:w="2160"/>
          </w:tcPr>
          <w:p>
            <w:r>
              <w:t>Body mass</w:t>
            </w:r>
          </w:p>
        </w:tc>
        <w:tc>
          <w:tcPr>
            <w:tcW w:type="dxa" w:w="2160"/>
          </w:tcPr>
          <w:p>
            <w:r>
              <w:rPr>
                <w:b/>
              </w:rPr>
              <w:t>Yes.</w:t>
            </w:r>
            <w:r>
              <w:t xml:space="preserve"> </w:t>
            </w:r>
            <w:r>
              <w:rPr>
                <w:rFonts w:ascii="Consolas" w:hAnsi="Consolas"/>
                <w:color w:val="333333"/>
                <w:sz w:val="18"/>
              </w:rPr>
              <w:t>wellness_entries.body_mass_kg</w:t>
            </w:r>
          </w:p>
        </w:tc>
      </w:tr>
      <w:tr>
        <w:tc>
          <w:tcPr>
            <w:tcW w:type="dxa" w:w="2160"/>
          </w:tcPr>
          <w:p>
            <w:r>
              <w:t>MET-006</w:t>
            </w:r>
          </w:p>
        </w:tc>
        <w:tc>
          <w:tcPr>
            <w:tcW w:type="dxa" w:w="2160"/>
          </w:tcPr>
          <w:p>
            <w:r>
              <w:t>The shaded band on the chart</w:t>
            </w:r>
          </w:p>
        </w:tc>
        <w:tc>
          <w:tcPr>
            <w:tcW w:type="dxa" w:w="2160"/>
          </w:tcPr>
          <w:p>
            <w:r>
              <w:t>Wellness trend band</w:t>
            </w:r>
          </w:p>
        </w:tc>
        <w:tc>
          <w:tcPr>
            <w:tcW w:type="dxa" w:w="2160"/>
          </w:tcPr>
          <w:p>
            <w:r>
              <w:rPr>
                <w:b/>
              </w:rPr>
              <w:t>Yes.</w:t>
            </w:r>
            <w:r>
              <w:t xml:space="preserve"> Rolling mean plus or minus 1 SD over the same window</w:t>
            </w:r>
          </w:p>
        </w:tc>
      </w:tr>
      <w:tr>
        <w:tc>
          <w:tcPr>
            <w:tcW w:type="dxa" w:w="2160"/>
          </w:tcPr>
          <w:p>
            <w:r>
              <w:t>MET-007</w:t>
            </w:r>
          </w:p>
        </w:tc>
        <w:tc>
          <w:tcPr>
            <w:tcW w:type="dxa" w:w="2160"/>
          </w:tcPr>
          <w:p>
            <w:r>
              <w:t>Session load</w:t>
            </w:r>
          </w:p>
        </w:tc>
        <w:tc>
          <w:tcPr>
            <w:tcW w:type="dxa" w:w="2160"/>
          </w:tcPr>
          <w:p>
            <w:r>
              <w:t>Session load</w:t>
            </w:r>
          </w:p>
        </w:tc>
        <w:tc>
          <w:tcPr>
            <w:tcW w:type="dxa" w:w="2160"/>
          </w:tcPr>
          <w:p>
            <w:r>
              <w:rPr>
                <w:b/>
              </w:rPr>
              <w:t>UNVERIFIED which athlete screen renders it.</w:t>
            </w:r>
            <w:r>
              <w:t xml:space="preserve"> RPE and duration are both read by athlete screens</w:t>
            </w:r>
          </w:p>
        </w:tc>
      </w:tr>
      <w:tr>
        <w:tc>
          <w:tcPr>
            <w:tcW w:type="dxa" w:w="2160"/>
          </w:tcPr>
          <w:p>
            <w:r>
              <w:t>MET-024</w:t>
            </w:r>
          </w:p>
        </w:tc>
        <w:tc>
          <w:tcPr>
            <w:tcW w:type="dxa" w:w="2160"/>
          </w:tcPr>
          <w:p>
            <w:r>
              <w:t>Duration</w:t>
            </w:r>
          </w:p>
        </w:tc>
        <w:tc>
          <w:tcPr>
            <w:tcW w:type="dxa" w:w="2160"/>
          </w:tcPr>
          <w:p>
            <w:r>
              <w:t>Session duration</w:t>
            </w:r>
          </w:p>
        </w:tc>
        <w:tc>
          <w:tcPr>
            <w:tcW w:type="dxa" w:w="2160"/>
          </w:tcPr>
          <w:p>
            <w:r>
              <w:rPr>
                <w:b/>
              </w:rPr>
              <w:t>Yes.</w:t>
            </w:r>
            <w:r>
              <w:t xml:space="preserve"> </w:t>
            </w:r>
            <w:r>
              <w:rPr>
                <w:rFonts w:ascii="Consolas" w:hAnsi="Consolas"/>
                <w:color w:val="333333"/>
                <w:sz w:val="18"/>
              </w:rPr>
              <w:t>training_entries.duration_min</w:t>
            </w:r>
          </w:p>
        </w:tc>
      </w:tr>
      <w:tr>
        <w:tc>
          <w:tcPr>
            <w:tcW w:type="dxa" w:w="2160"/>
          </w:tcPr>
          <w:p>
            <w:r>
              <w:t>MET-028</w:t>
            </w:r>
          </w:p>
        </w:tc>
        <w:tc>
          <w:tcPr>
            <w:tcW w:type="dxa" w:w="2160"/>
          </w:tcPr>
          <w:p>
            <w:r>
              <w:t>Result</w:t>
            </w:r>
          </w:p>
        </w:tc>
        <w:tc>
          <w:tcPr>
            <w:tcW w:type="dxa" w:w="2160"/>
          </w:tcPr>
          <w:p>
            <w:r>
              <w:t>Test result</w:t>
            </w:r>
          </w:p>
        </w:tc>
        <w:tc>
          <w:tcPr>
            <w:tcW w:type="dxa" w:w="2160"/>
          </w:tcPr>
          <w:p>
            <w:r>
              <w:rPr>
                <w:b/>
              </w:rPr>
              <w:t>Yes.</w:t>
            </w:r>
            <w:r>
              <w:t xml:space="preserve"> </w:t>
            </w:r>
            <w:r>
              <w:rPr>
                <w:rFonts w:ascii="Consolas" w:hAnsi="Consolas"/>
                <w:color w:val="333333"/>
                <w:sz w:val="18"/>
              </w:rPr>
              <w:t>test_results</w:t>
            </w:r>
          </w:p>
        </w:tc>
      </w:tr>
      <w:tr>
        <w:tc>
          <w:tcPr>
            <w:tcW w:type="dxa" w:w="2160"/>
          </w:tcPr>
          <w:p>
            <w:r>
              <w:t>MET-029</w:t>
            </w:r>
          </w:p>
        </w:tc>
        <w:tc>
          <w:tcPr>
            <w:tcW w:type="dxa" w:w="2160"/>
          </w:tcPr>
          <w:p>
            <w:r>
              <w:t>Best</w:t>
            </w:r>
          </w:p>
        </w:tc>
        <w:tc>
          <w:tcPr>
            <w:tcW w:type="dxa" w:w="2160"/>
          </w:tcPr>
          <w:p>
            <w:r>
              <w:t>Best attempt on a test day</w:t>
            </w:r>
          </w:p>
        </w:tc>
        <w:tc>
          <w:tcPr>
            <w:tcW w:type="dxa" w:w="2160"/>
          </w:tcPr>
          <w:p>
            <w:r>
              <w:rPr>
                <w:b/>
              </w:rPr>
              <w:t>Yes.</w:t>
            </w:r>
            <w:r>
              <w:t xml:space="preserve"> Same rule, and see the note below</w:t>
            </w:r>
          </w:p>
        </w:tc>
      </w:tr>
      <w:tr>
        <w:tc>
          <w:tcPr>
            <w:tcW w:type="dxa" w:w="2160"/>
          </w:tcPr>
          <w:p>
            <w:r>
              <w:t>MET-030</w:t>
            </w:r>
          </w:p>
        </w:tc>
        <w:tc>
          <w:tcPr>
            <w:tcW w:type="dxa" w:w="2160"/>
          </w:tcPr>
          <w:p>
            <w:r>
              <w:t>Prescribed load</w:t>
            </w:r>
          </w:p>
        </w:tc>
        <w:tc>
          <w:tcPr>
            <w:tcW w:type="dxa" w:w="2160"/>
          </w:tcPr>
          <w:p>
            <w:r>
              <w:t>Prescribed gym load</w:t>
            </w:r>
          </w:p>
        </w:tc>
        <w:tc>
          <w:tcPr>
            <w:tcW w:type="dxa" w:w="2160"/>
          </w:tcPr>
          <w:p>
            <w:r>
              <w:rPr>
                <w:b/>
              </w:rPr>
              <w:t>UNVERIFIED which athlete screen renders it</w:t>
            </w:r>
          </w:p>
        </w:tc>
      </w:tr>
      <w:tr>
        <w:tc>
          <w:tcPr>
            <w:tcW w:type="dxa" w:w="2160"/>
          </w:tcPr>
          <w:p>
            <w:r>
              <w:t>MET-031</w:t>
            </w:r>
          </w:p>
        </w:tc>
        <w:tc>
          <w:tcPr>
            <w:tcW w:type="dxa" w:w="2160"/>
          </w:tcPr>
          <w:p>
            <w:r>
              <w:t>Protein</w:t>
            </w:r>
          </w:p>
        </w:tc>
        <w:tc>
          <w:tcPr>
            <w:tcW w:type="dxa" w:w="2160"/>
          </w:tcPr>
          <w:p>
            <w:r>
              <w:t>Protein target</w:t>
            </w:r>
          </w:p>
        </w:tc>
        <w:tc>
          <w:tcPr>
            <w:tcW w:type="dxa" w:w="2160"/>
          </w:tcPr>
          <w:p>
            <w:r>
              <w:rPr>
                <w:b/>
              </w:rPr>
              <w:t>Yes.</w:t>
            </w:r>
            <w:r>
              <w:t xml:space="preserve"> Recomputed on every weigh in, both surfaces</w:t>
            </w:r>
          </w:p>
        </w:tc>
      </w:tr>
      <w:tr>
        <w:tc>
          <w:tcPr>
            <w:tcW w:type="dxa" w:w="2160"/>
          </w:tcPr>
          <w:p>
            <w:r>
              <w:t>MET-032</w:t>
            </w:r>
          </w:p>
        </w:tc>
        <w:tc>
          <w:tcPr>
            <w:tcW w:type="dxa" w:w="2160"/>
          </w:tcPr>
          <w:p>
            <w:r>
              <w:t>Carbs</w:t>
            </w:r>
          </w:p>
        </w:tc>
        <w:tc>
          <w:tcPr>
            <w:tcW w:type="dxa" w:w="2160"/>
          </w:tcPr>
          <w:p>
            <w:r>
              <w:t>Carbohydrate target</w:t>
            </w:r>
          </w:p>
        </w:tc>
        <w:tc>
          <w:tcPr>
            <w:tcW w:type="dxa" w:w="2160"/>
          </w:tcPr>
          <w:p>
            <w:r>
              <w:rPr>
                <w:b/>
              </w:rPr>
              <w:t>Yes</w:t>
            </w:r>
          </w:p>
        </w:tc>
      </w:tr>
      <w:tr>
        <w:tc>
          <w:tcPr>
            <w:tcW w:type="dxa" w:w="2160"/>
          </w:tcPr>
          <w:p>
            <w:r>
              <w:t>MET-033</w:t>
            </w:r>
          </w:p>
        </w:tc>
        <w:tc>
          <w:tcPr>
            <w:tcW w:type="dxa" w:w="2160"/>
          </w:tcPr>
          <w:p>
            <w:r>
              <w:t>Fat</w:t>
            </w:r>
          </w:p>
        </w:tc>
        <w:tc>
          <w:tcPr>
            <w:tcW w:type="dxa" w:w="2160"/>
          </w:tcPr>
          <w:p>
            <w:r>
              <w:t>Fat target</w:t>
            </w:r>
          </w:p>
        </w:tc>
        <w:tc>
          <w:tcPr>
            <w:tcW w:type="dxa" w:w="2160"/>
          </w:tcPr>
          <w:p>
            <w:r>
              <w:rPr>
                <w:b/>
              </w:rPr>
              <w:t>Yes</w:t>
            </w:r>
          </w:p>
        </w:tc>
      </w:tr>
      <w:tr>
        <w:tc>
          <w:tcPr>
            <w:tcW w:type="dxa" w:w="2160"/>
          </w:tcPr>
          <w:p>
            <w:r>
              <w:t>MET-034</w:t>
            </w:r>
          </w:p>
        </w:tc>
        <w:tc>
          <w:tcPr>
            <w:tcW w:type="dxa" w:w="2160"/>
          </w:tcPr>
          <w:p>
            <w:r>
              <w:t>Energy</w:t>
            </w:r>
          </w:p>
        </w:tc>
        <w:tc>
          <w:tcPr>
            <w:tcW w:type="dxa" w:w="2160"/>
          </w:tcPr>
          <w:p>
            <w:r>
              <w:t>Energy target</w:t>
            </w:r>
          </w:p>
        </w:tc>
        <w:tc>
          <w:tcPr>
            <w:tcW w:type="dxa" w:w="2160"/>
          </w:tcPr>
          <w:p>
            <w:r>
              <w:rPr>
                <w:b/>
              </w:rPr>
              <w:t>Yes</w:t>
            </w:r>
          </w:p>
        </w:tc>
      </w:tr>
      <w:tr>
        <w:tc>
          <w:tcPr>
            <w:tcW w:type="dxa" w:w="2160"/>
          </w:tcPr>
          <w:p>
            <w:r>
              <w:t>MET-035</w:t>
            </w:r>
          </w:p>
        </w:tc>
        <w:tc>
          <w:tcPr>
            <w:tcW w:type="dxa" w:w="2160"/>
          </w:tcPr>
          <w:p>
            <w:r>
              <w:t>Fluid</w:t>
            </w:r>
          </w:p>
        </w:tc>
        <w:tc>
          <w:tcPr>
            <w:tcW w:type="dxa" w:w="2160"/>
          </w:tcPr>
          <w:p>
            <w:r>
              <w:t>Fluid target</w:t>
            </w:r>
          </w:p>
        </w:tc>
        <w:tc>
          <w:tcPr>
            <w:tcW w:type="dxa" w:w="2160"/>
          </w:tcPr>
          <w:p>
            <w:r>
              <w:rPr>
                <w:b/>
              </w:rPr>
              <w:t>Yes</w:t>
            </w:r>
          </w:p>
        </w:tc>
      </w:tr>
      <w:tr>
        <w:tc>
          <w:tcPr>
            <w:tcW w:type="dxa" w:w="2160"/>
          </w:tcPr>
          <w:p>
            <w:r>
              <w:t>MET-036</w:t>
            </w:r>
          </w:p>
        </w:tc>
        <w:tc>
          <w:tcPr>
            <w:tcW w:type="dxa" w:w="2160"/>
          </w:tcPr>
          <w:p>
            <w:r>
              <w:t>Your range</w:t>
            </w:r>
          </w:p>
        </w:tc>
        <w:tc>
          <w:tcPr>
            <w:tcW w:type="dxa" w:w="2160"/>
          </w:tcPr>
          <w:p>
            <w:r>
              <w:t>Body mass target range</w:t>
            </w:r>
          </w:p>
        </w:tc>
        <w:tc>
          <w:tcPr>
            <w:tcW w:type="dxa" w:w="2160"/>
          </w:tcPr>
          <w:p>
            <w:r>
              <w:rPr>
                <w:b/>
              </w:rPr>
              <w:t>Yes</w:t>
            </w:r>
          </w:p>
        </w:tc>
      </w:tr>
      <w:tr>
        <w:tc>
          <w:tcPr>
            <w:tcW w:type="dxa" w:w="2160"/>
          </w:tcPr>
          <w:p>
            <w:r>
              <w:t>MET-037</w:t>
            </w:r>
          </w:p>
        </w:tc>
        <w:tc>
          <w:tcPr>
            <w:tcW w:type="dxa" w:w="2160"/>
          </w:tcPr>
          <w:p>
            <w:r>
              <w:t>Position on the board</w:t>
            </w:r>
          </w:p>
        </w:tc>
        <w:tc>
          <w:tcPr>
            <w:tcW w:type="dxa" w:w="2160"/>
          </w:tcPr>
          <w:p>
            <w:r>
              <w:t>Leaderboard rank</w:t>
            </w:r>
          </w:p>
        </w:tc>
        <w:tc>
          <w:tcPr>
            <w:tcW w:type="dxa" w:w="2160"/>
          </w:tcPr>
          <w:p>
            <w:r>
              <w:rPr>
                <w:b/>
              </w:rPr>
              <w:t>Yes</w:t>
            </w:r>
            <w:r>
              <w:t>, subject to the visibility rules</w:t>
            </w:r>
          </w:p>
        </w:tc>
      </w:tr>
      <w:tr>
        <w:tc>
          <w:tcPr>
            <w:tcW w:type="dxa" w:w="2160"/>
          </w:tcPr>
          <w:p>
            <w:r>
              <w:t>MET-038</w:t>
            </w:r>
          </w:p>
        </w:tc>
        <w:tc>
          <w:tcPr>
            <w:tcW w:type="dxa" w:w="2160"/>
          </w:tcPr>
          <w:p>
            <w:r>
              <w:t>Why a board is hidden</w:t>
            </w:r>
          </w:p>
        </w:tc>
        <w:tc>
          <w:tcPr>
            <w:tcW w:type="dxa" w:w="2160"/>
          </w:tcPr>
          <w:p>
            <w:r>
              <w:t>Leaderboard minimum population</w:t>
            </w:r>
          </w:p>
        </w:tc>
        <w:tc>
          <w:tcPr>
            <w:tcW w:type="dxa" w:w="2160"/>
          </w:tcPr>
          <w:p>
            <w:r>
              <w:rPr>
                <w:b/>
              </w:rPr>
              <w:t>Yes</w:t>
            </w:r>
          </w:p>
        </w:tc>
      </w:tr>
      <w:tr>
        <w:tc>
          <w:tcPr>
            <w:tcW w:type="dxa" w:w="2160"/>
          </w:tcPr>
          <w:p>
            <w:r>
              <w:t>MET-039</w:t>
            </w:r>
          </w:p>
        </w:tc>
        <w:tc>
          <w:tcPr>
            <w:tcW w:type="dxa" w:w="2160"/>
          </w:tcPr>
          <w:p>
            <w:r>
              <w:t>Readiness is not on any board</w:t>
            </w:r>
          </w:p>
        </w:tc>
        <w:tc>
          <w:tcPr>
            <w:tcW w:type="dxa" w:w="2160"/>
          </w:tcPr>
          <w:p>
            <w:r>
              <w:t>Same rule</w:t>
            </w:r>
          </w:p>
        </w:tc>
        <w:tc>
          <w:tcPr>
            <w:tcW w:type="dxa" w:w="2160"/>
          </w:tcPr>
          <w:p>
            <w:r>
              <w:rPr>
                <w:b/>
              </w:rPr>
              <w:t>Yes.</w:t>
            </w:r>
            <w:r>
              <w:t xml:space="preserve"> A rule, not a number, and it applies to both</w:t>
            </w:r>
          </w:p>
        </w:tc>
      </w:tr>
    </w:tbl>
    <w:p/>
    <w:p>
      <w:pPr>
        <w:pStyle w:val="Heading3"/>
      </w:pPr>
      <w:r>
        <w:t>Two labels worth aligning, neither a computation difference</w:t>
      </w:r>
    </w:p>
    <w:p>
      <w:r>
        <w:rPr>
          <w:b/>
        </w:rPr>
        <w:t>MET-029, personal bests.</w:t>
      </w:r>
      <w:r>
        <w:t xml:space="preserve"> </w:t>
      </w:r>
      <w:r>
        <w:rPr>
          <w:rFonts w:ascii="Consolas" w:hAnsi="Consolas"/>
          <w:color w:val="333333"/>
          <w:sz w:val="18"/>
        </w:rPr>
        <w:t>src/app/(athlete)/my-data/page.tsx:1118</w:t>
      </w:r>
      <w:r>
        <w:t xml:space="preserve"> records a</w:t>
      </w:r>
    </w:p>
    <w:p>
      <w:r>
        <w:t xml:space="preserve">real bug that was fixed there: ordering by </w:t>
      </w:r>
      <w:r>
        <w:rPr>
          <w:rFonts w:ascii="Consolas" w:hAnsi="Consolas"/>
          <w:color w:val="333333"/>
          <w:sz w:val="18"/>
        </w:rPr>
        <w:t>test_date</w:t>
      </w:r>
      <w:r>
        <w:t xml:space="preserve"> relabelled "best you have</w:t>
      </w:r>
    </w:p>
    <w:p>
      <w:r>
        <w:t>ever done" as "best in the last window", so an athlete with a 41.6 all time best</w:t>
      </w:r>
    </w:p>
    <w:p>
      <w:r>
        <w:t>was shown 31.0 because that was their latest session. **The fix is in the athlete</w:t>
      </w:r>
    </w:p>
    <w:p>
      <w:r>
        <w:t>screen.** Whether the staff surface ever had the same ordering error is</w:t>
      </w:r>
    </w:p>
    <w:p>
      <w:r>
        <w:rPr>
          <w:b/>
        </w:rPr>
        <w:t>UNVERIFIED: not checked</w:t>
      </w:r>
      <w:r>
        <w:t>. It is the kind of thing that is worth checking</w:t>
      </w:r>
    </w:p>
    <w:p>
      <w:r>
        <w:t>precisely because the athlete copy of it was wrong.</w:t>
      </w:r>
    </w:p>
    <w:p>
      <w:r>
        <w:rPr>
          <w:b/>
        </w:rPr>
        <w:t>MET-006, the band.</w:t>
      </w:r>
      <w:r>
        <w:t xml:space="preserve"> The athlete screen calls it the shaded area and the dashed</w:t>
      </w:r>
    </w:p>
    <w:p>
      <w:r>
        <w:t>line. The staff screen calls it the wellness trend band. Same computation,</w:t>
      </w:r>
    </w:p>
    <w:p>
      <w:r>
        <w:t>different words, and an athlete asking a coach about "the shaded bit" will be</w:t>
      </w:r>
    </w:p>
    <w:p>
      <w:r>
        <w:t xml:space="preserve">understood. </w:t>
      </w:r>
      <w:r>
        <w:rPr>
          <w:b/>
        </w:rPr>
        <w:t>No action unless you want one vocabulary.</w:t>
      </w:r>
    </w:p>
    <w:p>
      <w:pPr>
        <w:pStyle w:val="Heading3"/>
      </w:pPr>
      <w:r>
        <w:t>What a parity break would look like, so it is recognisable</w:t>
      </w:r>
    </w:p>
    <w:p>
      <w:r>
        <w:t>None of these are present today. They are the failure modes to watch for:</w:t>
      </w:r>
    </w:p>
    <w:p>
      <w:pPr>
        <w:pStyle w:val="ListNumber"/>
      </w:pPr>
      <w:r>
        <w:rPr>
          <w:b/>
        </w:rPr>
        <w:t>Different window.</w:t>
      </w:r>
      <w:r>
        <w:t xml:space="preserve"> The athlete sees a 7 day rolling mean, the coach a 14 day</w:t>
      </w:r>
    </w:p>
    <w:p>
      <w:r>
        <w:t xml:space="preserve">   one, both labelled "recent".</w:t>
      </w:r>
    </w:p>
    <w:p>
      <w:pPr>
        <w:pStyle w:val="ListNumber"/>
      </w:pPr>
      <w:r>
        <w:rPr>
          <w:b/>
        </w:rPr>
        <w:t>Different rounding.</w:t>
      </w:r>
      <w:r>
        <w:t xml:space="preserve"> 79.6 displayed as 80 on one surface and 79 on the</w:t>
      </w:r>
    </w:p>
    <w:p>
      <w:r>
        <w:t xml:space="preserve">   other, from the same stored value.</w:t>
      </w:r>
    </w:p>
    <w:p>
      <w:pPr>
        <w:pStyle w:val="ListNumber"/>
      </w:pPr>
      <w:r>
        <w:rPr>
          <w:b/>
        </w:rPr>
        <w:t>Different missing data rule.</w:t>
      </w:r>
      <w:r>
        <w:t xml:space="preserve"> One surface treats an unanswered scale as</w:t>
      </w:r>
    </w:p>
    <w:p>
      <w:r>
        <w:t xml:space="preserve">   zero and the other excludes it. MET-001 is explicit that skipping a slider must</w:t>
      </w:r>
    </w:p>
    <w:p>
      <w:r>
        <w:t xml:space="preserve">   not push the score down, and both surfaces inherit that because both read the</w:t>
      </w:r>
    </w:p>
    <w:p>
      <w:r>
        <w:t xml:space="preserve">   same computed column.</w:t>
      </w:r>
    </w:p>
    <w:p>
      <w:pPr>
        <w:pStyle w:val="ListNumber"/>
      </w:pPr>
      <w:r>
        <w:rPr>
          <w:b/>
        </w:rPr>
        <w:t>Different name for the same number</w:t>
      </w:r>
      <w:r>
        <w:t>, which is the softest break and the</w:t>
      </w:r>
    </w:p>
    <w:p>
      <w:r>
        <w:t xml:space="preserve">   most common. It does not produce a wrong number, it produces two people who</w:t>
      </w:r>
    </w:p>
    <w:p>
      <w:r>
        <w:t xml:space="preserve">   cannot tell they are discussing the same thing.</w:t>
      </w:r>
    </w:p>
    <w:p>
      <w:pPr>
        <w:pStyle w:val="Heading3"/>
      </w:pPr>
      <w:r>
        <w:t>How to keep this true</w:t>
      </w:r>
    </w:p>
    <w:p>
      <w:r>
        <w:rPr>
          <w:rFonts w:ascii="Consolas" w:hAnsi="Consolas"/>
          <w:color w:val="333333"/>
          <w:sz w:val="18"/>
        </w:rPr>
        <w:t>docs/metrics.md</w:t>
      </w:r>
      <w:r>
        <w:t xml:space="preserve"> is shared by both apps. Changing a formula means updating the</w:t>
      </w:r>
    </w:p>
    <w:p>
      <w:r>
        <w:t>registry entry and re-checking this file in the same commit. Defining a metric in</w:t>
      </w:r>
    </w:p>
    <w:p>
      <w:r>
        <w:t>one app that the other already defines differently is the thing this document</w:t>
      </w:r>
    </w:p>
    <w:p>
      <w:r>
        <w:t>exists to prevent.</w:t>
      </w:r>
    </w:p>
    <w:p>
      <w:r>
        <w:br w:type="page"/>
      </w:r>
    </w:p>
    <w:p>
      <w:pPr>
        <w:pStyle w:val="Heading1"/>
      </w:pPr>
      <w:r>
        <w:t>Appendix E. App Store readiness</w:t>
      </w:r>
    </w:p>
    <w:p>
      <w:pPr>
        <w:pStyle w:val="Heading2"/>
      </w:pPr>
      <w:r>
        <w:t>App Store readiness</w:t>
      </w:r>
    </w:p>
    <w:p>
      <w:r>
        <w:t>Generated 7 September 2026.</w:t>
      </w:r>
    </w:p>
    <w:p>
      <w:r>
        <w:rPr>
          <w:b/>
        </w:rPr>
        <w:t>There is no iOS app.</w:t>
      </w:r>
      <w:r>
        <w:t xml:space="preserve"> Stage A0 established it and re-verified it today: no</w:t>
      </w:r>
    </w:p>
    <w:p>
      <w:r>
        <w:t>Xcode project, no Swift, no React Native, no Expo, no bundle identifier, no</w:t>
      </w:r>
    </w:p>
    <w:p>
      <w:r>
        <w:t>provisioning profile, no privacy manifest. The athlete app is responsive web.</w:t>
      </w:r>
    </w:p>
    <w:p>
      <w:r>
        <w:rPr>
          <w:b/>
        </w:rPr>
        <w:t>So this document is forward looking</w:t>
      </w:r>
      <w:r>
        <w:t>, which is the answer recorded in Stage A0</w:t>
      </w:r>
    </w:p>
    <w:p>
      <w:r>
        <w:t>to question 2. It is what a native shell would need, derived from the data the web</w:t>
      </w:r>
    </w:p>
    <w:p>
      <w:r>
        <w:t>app already writes. The privacy answers below will not change when a shell wraps</w:t>
      </w:r>
    </w:p>
    <w:p>
      <w:r>
        <w:t>them, because they come from the tables rather than from the packaging.</w:t>
      </w:r>
    </w:p>
    <w:p>
      <w:pPr>
        <w:pStyle w:val="Heading3"/>
      </w:pPr>
      <w:r>
        <w:t>1. Account deletion, guideline 5.1.1(v)</w:t>
      </w:r>
    </w:p>
    <w:p>
      <w:r>
        <w:rPr>
          <w:b/>
        </w:rPr>
        <w:t>NOT BUILT, and it is a hard blocker.</w:t>
      </w:r>
      <w:r>
        <w:t xml:space="preserve"> Apple requires in app account deletion</w:t>
      </w:r>
    </w:p>
    <w:p>
      <w:r>
        <w:t>for any app that supports account creation.</w:t>
      </w:r>
    </w:p>
    <w:p>
      <w:r>
        <w:rPr>
          <w:b/>
        </w:rPr>
        <w:t>Where it would live.</w:t>
      </w:r>
      <w:r>
        <w:t xml:space="preserve"> </w:t>
      </w:r>
      <w:r>
        <w:rPr>
          <w:rFonts w:ascii="Consolas" w:hAnsi="Consolas"/>
          <w:color w:val="333333"/>
          <w:sz w:val="18"/>
        </w:rPr>
        <w:t>/me</w:t>
      </w:r>
      <w:r>
        <w:t>, the athlete's own settings screen.</w:t>
      </w:r>
    </w:p>
    <w:p>
      <w:r>
        <w:rPr>
          <w:b/>
        </w:rPr>
        <w:t>The design work is not the button.</w:t>
      </w:r>
      <w:r>
        <w:t xml:space="preserve"> An athlete's record is club held data the</w:t>
      </w:r>
    </w:p>
    <w:p>
      <w:r>
        <w:t xml:space="preserve">club may have a lawful basis to keep. </w:t>
      </w:r>
      <w:r>
        <w:rPr>
          <w:rFonts w:ascii="Consolas" w:hAnsi="Consolas"/>
          <w:color w:val="333333"/>
          <w:sz w:val="18"/>
        </w:rPr>
        <w:t>docs/09-security-and-compliance.md</w:t>
      </w:r>
      <w:r>
        <w:t xml:space="preserve"> section</w:t>
      </w:r>
    </w:p>
    <w:p>
      <w:r>
        <w:t>5 sets it out per data type: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Data</w:t>
            </w:r>
          </w:p>
        </w:tc>
        <w:tc>
          <w:tcPr>
            <w:tcW w:type="dxa" w:w="2880"/>
          </w:tcPr>
          <w:p>
            <w:r>
              <w:rPr>
                <w:b/>
              </w:rPr>
              <w:t>Erasable on request</w:t>
            </w:r>
          </w:p>
        </w:tc>
        <w:tc>
          <w:tcPr>
            <w:tcW w:type="dxa" w:w="2880"/>
          </w:tcPr>
          <w:p>
            <w:r>
              <w:rPr>
                <w:b/>
              </w:rPr>
              <w:t>Why</w:t>
            </w:r>
          </w:p>
        </w:tc>
      </w:tr>
      <w:tr>
        <w:tc>
          <w:tcPr>
            <w:tcW w:type="dxa" w:w="2880"/>
          </w:tcPr>
          <w:p>
            <w:r>
              <w:t>Wellness, RPE, gym logs, GPS, test results</w:t>
            </w:r>
          </w:p>
        </w:tc>
        <w:tc>
          <w:tcPr>
            <w:tcW w:type="dxa" w:w="2880"/>
          </w:tcPr>
          <w:p>
            <w:r>
              <w:rPr>
                <w:b/>
              </w:rPr>
              <w:t>Yes, generally</w:t>
            </w:r>
          </w:p>
        </w:tc>
        <w:tc>
          <w:tcPr>
            <w:tcW w:type="dxa" w:w="2880"/>
          </w:tcPr>
          <w:p>
            <w:r>
              <w:t>Once they have left, the club's interest in their subjective wellness scores will not survive a balancing test</w:t>
            </w:r>
          </w:p>
        </w:tc>
      </w:tr>
      <w:tr>
        <w:tc>
          <w:tcPr>
            <w:tcW w:type="dxa" w:w="2880"/>
          </w:tcPr>
          <w:p>
            <w:r>
              <w:t>Injury records and clinical detail</w:t>
            </w:r>
          </w:p>
        </w:tc>
        <w:tc>
          <w:tcPr>
            <w:tcW w:type="dxa" w:w="2880"/>
          </w:tcPr>
          <w:p>
            <w:r>
              <w:rPr>
                <w:b/>
              </w:rPr>
              <w:t>No, generally not</w:t>
            </w:r>
          </w:p>
        </w:tc>
        <w:tc>
          <w:tcPr>
            <w:tcW w:type="dxa" w:w="2880"/>
          </w:tcPr>
          <w:p>
            <w:r>
              <w:t>Article 17(3)(b) and (c): occupational health, and defence of a personal injury claim</w:t>
            </w:r>
          </w:p>
        </w:tc>
      </w:tr>
      <w:tr>
        <w:tc>
          <w:tcPr>
            <w:tcW w:type="dxa" w:w="2880"/>
          </w:tcPr>
          <w:p>
            <w:r>
              <w:t>Availability history tied to injuries</w:t>
            </w:r>
          </w:p>
        </w:tc>
        <w:tc>
          <w:tcPr>
            <w:tcW w:type="dxa" w:w="2880"/>
          </w:tcPr>
          <w:p>
            <w:r>
              <w:rPr>
                <w:b/>
              </w:rPr>
              <w:t>No</w:t>
            </w:r>
          </w:p>
        </w:tc>
        <w:tc>
          <w:tcPr>
            <w:tcW w:type="dxa" w:w="2880"/>
          </w:tcPr>
          <w:p>
            <w:r>
              <w:t>Part of the injury record</w:t>
            </w:r>
          </w:p>
        </w:tc>
      </w:tr>
      <w:tr>
        <w:tc>
          <w:tcPr>
            <w:tcW w:type="dxa" w:w="2880"/>
          </w:tcPr>
          <w:p>
            <w:r>
              <w:t>Identity and contact details</w:t>
            </w:r>
          </w:p>
        </w:tc>
        <w:tc>
          <w:tcPr>
            <w:tcW w:type="dxa" w:w="2880"/>
          </w:tcPr>
          <w:p>
            <w:r>
              <w:rPr>
                <w:b/>
              </w:rPr>
              <w:t>Partially</w:t>
            </w:r>
          </w:p>
        </w:tc>
        <w:tc>
          <w:tcPr>
            <w:tcW w:type="dxa" w:w="2880"/>
          </w:tcPr>
          <w:p>
            <w:r>
              <w:t>Keep the minimum needed to link retained injury records, pseudonymise the rest</w:t>
            </w:r>
          </w:p>
        </w:tc>
      </w:tr>
      <w:tr>
        <w:tc>
          <w:tcPr>
            <w:tcW w:type="dxa" w:w="2880"/>
          </w:tcPr>
          <w:p>
            <w:r>
              <w:t>Audit log</w:t>
            </w:r>
          </w:p>
        </w:tc>
        <w:tc>
          <w:tcPr>
            <w:tcW w:type="dxa" w:w="2880"/>
          </w:tcPr>
          <w:p>
            <w:r>
              <w:rPr>
                <w:b/>
              </w:rPr>
              <w:t>No</w:t>
            </w:r>
          </w:p>
        </w:tc>
        <w:tc>
          <w:tcPr>
            <w:tcW w:type="dxa" w:w="2880"/>
          </w:tcPr>
          <w:p>
            <w:r>
              <w:t>Article 17(3)(b). It is the evidence that processing was lawful, including the erasure</w:t>
            </w:r>
          </w:p>
        </w:tc>
      </w:tr>
    </w:tbl>
    <w:p/>
    <w:p>
      <w:r>
        <w:t>**So "delete my account" cannot mean "delete my data", and the screen has to say</w:t>
      </w:r>
    </w:p>
    <w:p>
      <w:r>
        <w:t>so honestly without sounding like a refusal.** That sentence is the actual work.</w:t>
      </w:r>
    </w:p>
    <w:p>
      <w:pPr>
        <w:pStyle w:val="Heading3"/>
      </w:pPr>
      <w:r>
        <w:t>2. Privacy nutrition label</w:t>
      </w:r>
    </w:p>
    <w:p>
      <w:r>
        <w:t>Every answer below is tied to the table it comes from. **Nothing here is</w:t>
      </w:r>
    </w:p>
    <w:p>
      <w:r>
        <w:t>inferred from a category list.**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Apple category</w:t>
            </w:r>
          </w:p>
        </w:tc>
        <w:tc>
          <w:tcPr>
            <w:tcW w:type="dxa" w:w="1728"/>
          </w:tcPr>
          <w:p>
            <w:r>
              <w:rPr>
                <w:b/>
              </w:rPr>
              <w:t>Collected</w:t>
            </w:r>
          </w:p>
        </w:tc>
        <w:tc>
          <w:tcPr>
            <w:tcW w:type="dxa" w:w="1728"/>
          </w:tcPr>
          <w:p>
            <w:r>
              <w:rPr>
                <w:b/>
              </w:rPr>
              <w:t>Linked to identity</w:t>
            </w:r>
          </w:p>
        </w:tc>
        <w:tc>
          <w:tcPr>
            <w:tcW w:type="dxa" w:w="1728"/>
          </w:tcPr>
          <w:p>
            <w:r>
              <w:rPr>
                <w:b/>
              </w:rPr>
              <w:t>Used for tracking</w:t>
            </w:r>
          </w:p>
        </w:tc>
        <w:tc>
          <w:tcPr>
            <w:tcW w:type="dxa" w:w="1728"/>
          </w:tcPr>
          <w:p>
            <w:r>
              <w:rPr>
                <w:b/>
              </w:rPr>
              <w:t>Source</w:t>
            </w:r>
          </w:p>
        </w:tc>
      </w:tr>
      <w:tr>
        <w:tc>
          <w:tcPr>
            <w:tcW w:type="dxa" w:w="1728"/>
          </w:tcPr>
          <w:p>
            <w:r>
              <w:t>Contact info: name</w:t>
            </w:r>
          </w:p>
        </w:tc>
        <w:tc>
          <w:tcPr>
            <w:tcW w:type="dxa" w:w="1728"/>
          </w:tcPr>
          <w:p>
            <w:r>
              <w:rPr>
                <w:b/>
              </w:rPr>
              <w:t>Yes</w:t>
            </w:r>
          </w:p>
        </w:tc>
        <w:tc>
          <w:tcPr>
            <w:tcW w:type="dxa" w:w="1728"/>
          </w:tcPr>
          <w:p>
            <w:r>
              <w:t>Yes</w:t>
            </w:r>
          </w:p>
        </w:tc>
        <w:tc>
          <w:tcPr>
            <w:tcW w:type="dxa" w:w="1728"/>
          </w:tcPr>
          <w:p>
            <w:r>
              <w:t>No</w:t>
            </w:r>
          </w:p>
        </w:tc>
        <w:tc>
          <w:tcPr>
            <w:tcW w:type="dxa" w:w="1728"/>
          </w:tcPr>
          <w:p>
            <w:r>
              <w:rPr>
                <w:rFonts w:ascii="Consolas" w:hAnsi="Consolas"/>
                <w:color w:val="333333"/>
                <w:sz w:val="18"/>
              </w:rPr>
              <w:t>athletes.first_name</w:t>
            </w:r>
            <w:r>
              <w:t xml:space="preserve">, </w:t>
            </w:r>
            <w:r>
              <w:rPr>
                <w:rFonts w:ascii="Consolas" w:hAnsi="Consolas"/>
                <w:color w:val="333333"/>
                <w:sz w:val="18"/>
              </w:rPr>
              <w:t>.last_name</w:t>
            </w:r>
            <w:r>
              <w:t xml:space="preserve">, </w:t>
            </w:r>
            <w:r>
              <w:rPr>
                <w:rFonts w:ascii="Consolas" w:hAnsi="Consolas"/>
                <w:color w:val="333333"/>
                <w:sz w:val="18"/>
              </w:rPr>
              <w:t>.preferred_name</w:t>
            </w:r>
          </w:p>
        </w:tc>
      </w:tr>
      <w:tr>
        <w:tc>
          <w:tcPr>
            <w:tcW w:type="dxa" w:w="1728"/>
          </w:tcPr>
          <w:p>
            <w:r>
              <w:t>Contact info: email</w:t>
            </w:r>
          </w:p>
        </w:tc>
        <w:tc>
          <w:tcPr>
            <w:tcW w:type="dxa" w:w="1728"/>
          </w:tcPr>
          <w:p>
            <w:r>
              <w:rPr>
                <w:b/>
              </w:rPr>
              <w:t>Yes</w:t>
            </w:r>
          </w:p>
        </w:tc>
        <w:tc>
          <w:tcPr>
            <w:tcW w:type="dxa" w:w="1728"/>
          </w:tcPr>
          <w:p>
            <w:r>
              <w:t>Yes</w:t>
            </w:r>
          </w:p>
        </w:tc>
        <w:tc>
          <w:tcPr>
            <w:tcW w:type="dxa" w:w="1728"/>
          </w:tcPr>
          <w:p>
            <w:r>
              <w:t>No</w:t>
            </w:r>
          </w:p>
        </w:tc>
        <w:tc>
          <w:tcPr>
            <w:tcW w:type="dxa" w:w="1728"/>
          </w:tcPr>
          <w:p>
            <w:r>
              <w:rPr>
                <w:rFonts w:ascii="Consolas" w:hAnsi="Consolas"/>
                <w:color w:val="333333"/>
                <w:sz w:val="18"/>
              </w:rPr>
              <w:t>users.email</w:t>
            </w:r>
          </w:p>
        </w:tc>
      </w:tr>
      <w:tr>
        <w:tc>
          <w:tcPr>
            <w:tcW w:type="dxa" w:w="1728"/>
          </w:tcPr>
          <w:p>
            <w:r>
              <w:t>Health and fitness</w:t>
            </w:r>
          </w:p>
        </w:tc>
        <w:tc>
          <w:tcPr>
            <w:tcW w:type="dxa" w:w="1728"/>
          </w:tcPr>
          <w:p>
            <w:r>
              <w:rPr>
                <w:b/>
              </w:rPr>
              <w:t>Yes</w:t>
            </w:r>
          </w:p>
        </w:tc>
        <w:tc>
          <w:tcPr>
            <w:tcW w:type="dxa" w:w="1728"/>
          </w:tcPr>
          <w:p>
            <w:r>
              <w:t>Yes</w:t>
            </w:r>
          </w:p>
        </w:tc>
        <w:tc>
          <w:tcPr>
            <w:tcW w:type="dxa" w:w="1728"/>
          </w:tcPr>
          <w:p>
            <w:r>
              <w:t>No</w:t>
            </w:r>
          </w:p>
        </w:tc>
        <w:tc>
          <w:tcPr>
            <w:tcW w:type="dxa" w:w="1728"/>
          </w:tcPr>
          <w:p>
            <w:r>
              <w:rPr>
                <w:rFonts w:ascii="Consolas" w:hAnsi="Consolas"/>
                <w:color w:val="333333"/>
                <w:sz w:val="18"/>
              </w:rPr>
              <w:t>wellness_entries</w:t>
            </w:r>
            <w:r>
              <w:t xml:space="preserve">, </w:t>
            </w:r>
            <w:r>
              <w:rPr>
                <w:rFonts w:ascii="Consolas" w:hAnsi="Consolas"/>
                <w:color w:val="333333"/>
                <w:sz w:val="18"/>
              </w:rPr>
              <w:t>training_entries</w:t>
            </w:r>
            <w:r>
              <w:t xml:space="preserve">, </w:t>
            </w:r>
            <w:r>
              <w:rPr>
                <w:rFonts w:ascii="Consolas" w:hAnsi="Consolas"/>
                <w:color w:val="333333"/>
                <w:sz w:val="18"/>
              </w:rPr>
              <w:t>injuries</w:t>
            </w:r>
            <w:r>
              <w:t xml:space="preserve">, </w:t>
            </w:r>
            <w:r>
              <w:rPr>
                <w:rFonts w:ascii="Consolas" w:hAnsi="Consolas"/>
                <w:color w:val="333333"/>
                <w:sz w:val="18"/>
              </w:rPr>
              <w:t>injury_clinical</w:t>
            </w:r>
            <w:r>
              <w:t xml:space="preserve">, </w:t>
            </w:r>
            <w:r>
              <w:rPr>
                <w:rFonts w:ascii="Consolas" w:hAnsi="Consolas"/>
                <w:color w:val="333333"/>
                <w:sz w:val="18"/>
              </w:rPr>
              <w:t>test_results</w:t>
            </w:r>
            <w:r>
              <w:t xml:space="preserve">, </w:t>
            </w:r>
            <w:r>
              <w:rPr>
                <w:rFonts w:ascii="Consolas" w:hAnsi="Consolas"/>
                <w:color w:val="333333"/>
                <w:sz w:val="18"/>
              </w:rPr>
              <w:t>gps_records</w:t>
            </w:r>
          </w:p>
        </w:tc>
      </w:tr>
      <w:tr>
        <w:tc>
          <w:tcPr>
            <w:tcW w:type="dxa" w:w="1728"/>
          </w:tcPr>
          <w:p>
            <w:r>
              <w:t>Sensitive info</w:t>
            </w:r>
          </w:p>
        </w:tc>
        <w:tc>
          <w:tcPr>
            <w:tcW w:type="dxa" w:w="1728"/>
          </w:tcPr>
          <w:p>
            <w:r>
              <w:rPr>
                <w:b/>
              </w:rPr>
              <w:t>Yes</w:t>
            </w:r>
          </w:p>
        </w:tc>
        <w:tc>
          <w:tcPr>
            <w:tcW w:type="dxa" w:w="1728"/>
          </w:tcPr>
          <w:p>
            <w:r>
              <w:t>Yes</w:t>
            </w:r>
          </w:p>
        </w:tc>
        <w:tc>
          <w:tcPr>
            <w:tcW w:type="dxa" w:w="1728"/>
          </w:tcPr>
          <w:p>
            <w:r>
              <w:t>No</w:t>
            </w:r>
          </w:p>
        </w:tc>
        <w:tc>
          <w:tcPr>
            <w:tcW w:type="dxa" w:w="1728"/>
          </w:tcPr>
          <w:p>
            <w:r>
              <w:rPr>
                <w:rFonts w:ascii="Consolas" w:hAnsi="Consolas"/>
                <w:color w:val="333333"/>
                <w:sz w:val="18"/>
              </w:rPr>
              <w:t>injury_clinical</w:t>
            </w:r>
            <w:r>
              <w:t>: diagnosis, mechanism, imaging, referral</w:t>
            </w:r>
          </w:p>
        </w:tc>
      </w:tr>
      <w:tr>
        <w:tc>
          <w:tcPr>
            <w:tcW w:type="dxa" w:w="1728"/>
          </w:tcPr>
          <w:p>
            <w:r>
              <w:t>Identifiers: user ID</w:t>
            </w:r>
          </w:p>
        </w:tc>
        <w:tc>
          <w:tcPr>
            <w:tcW w:type="dxa" w:w="1728"/>
          </w:tcPr>
          <w:p>
            <w:r>
              <w:rPr>
                <w:b/>
              </w:rPr>
              <w:t>Yes</w:t>
            </w:r>
          </w:p>
        </w:tc>
        <w:tc>
          <w:tcPr>
            <w:tcW w:type="dxa" w:w="1728"/>
          </w:tcPr>
          <w:p>
            <w:r>
              <w:t>Yes</w:t>
            </w:r>
          </w:p>
        </w:tc>
        <w:tc>
          <w:tcPr>
            <w:tcW w:type="dxa" w:w="1728"/>
          </w:tcPr>
          <w:p>
            <w:r>
              <w:t>No</w:t>
            </w:r>
          </w:p>
        </w:tc>
        <w:tc>
          <w:tcPr>
            <w:tcW w:type="dxa" w:w="1728"/>
          </w:tcPr>
          <w:p>
            <w:r>
              <w:rPr>
                <w:rFonts w:ascii="Consolas" w:hAnsi="Consolas"/>
                <w:color w:val="333333"/>
                <w:sz w:val="18"/>
              </w:rPr>
              <w:t>auth.users.id</w:t>
            </w:r>
          </w:p>
        </w:tc>
      </w:tr>
      <w:tr>
        <w:tc>
          <w:tcPr>
            <w:tcW w:type="dxa" w:w="1728"/>
          </w:tcPr>
          <w:p>
            <w:r>
              <w:t>Usage data</w:t>
            </w:r>
          </w:p>
        </w:tc>
        <w:tc>
          <w:tcPr>
            <w:tcW w:type="dxa" w:w="1728"/>
          </w:tcPr>
          <w:p>
            <w:r>
              <w:rPr>
                <w:b/>
              </w:rPr>
              <w:t>Yes</w:t>
            </w:r>
          </w:p>
        </w:tc>
        <w:tc>
          <w:tcPr>
            <w:tcW w:type="dxa" w:w="1728"/>
          </w:tcPr>
          <w:p>
            <w:r>
              <w:t>Yes</w:t>
            </w:r>
          </w:p>
        </w:tc>
        <w:tc>
          <w:tcPr>
            <w:tcW w:type="dxa" w:w="1728"/>
          </w:tcPr>
          <w:p>
            <w:r>
              <w:t>No</w:t>
            </w:r>
          </w:p>
        </w:tc>
        <w:tc>
          <w:tcPr>
            <w:tcW w:type="dxa" w:w="1728"/>
          </w:tcPr>
          <w:p>
            <w:r>
              <w:rPr>
                <w:rFonts w:ascii="Consolas" w:hAnsi="Consolas"/>
                <w:color w:val="333333"/>
                <w:sz w:val="18"/>
              </w:rPr>
              <w:t>audit_log</w:t>
            </w:r>
            <w:r>
              <w:t xml:space="preserve"> records reads and writes with actor, role and IP</w:t>
            </w:r>
          </w:p>
        </w:tc>
      </w:tr>
      <w:tr>
        <w:tc>
          <w:tcPr>
            <w:tcW w:type="dxa" w:w="1728"/>
          </w:tcPr>
          <w:p>
            <w:r>
              <w:t>Diagnostics</w:t>
            </w:r>
          </w:p>
        </w:tc>
        <w:tc>
          <w:tcPr>
            <w:tcW w:type="dxa" w:w="1728"/>
          </w:tcPr>
          <w:p>
            <w:r>
              <w:rPr>
                <w:b/>
              </w:rPr>
              <w:t>UNVERIFIED</w:t>
            </w:r>
          </w:p>
        </w:tc>
        <w:tc>
          <w:tcPr>
            <w:tcW w:type="dxa" w:w="1728"/>
          </w:tcPr>
          <w:p/>
        </w:tc>
        <w:tc>
          <w:tcPr>
            <w:tcW w:type="dxa" w:w="1728"/>
          </w:tcPr>
          <w:p/>
        </w:tc>
        <w:tc>
          <w:tcPr>
            <w:tcW w:type="dxa" w:w="1728"/>
          </w:tcPr>
          <w:p>
            <w:r>
              <w:t>No crash reporter found</w:t>
            </w:r>
          </w:p>
        </w:tc>
      </w:tr>
      <w:tr>
        <w:tc>
          <w:tcPr>
            <w:tcW w:type="dxa" w:w="1728"/>
          </w:tcPr>
          <w:p>
            <w:r>
              <w:t>Location</w:t>
            </w:r>
          </w:p>
        </w:tc>
        <w:tc>
          <w:tcPr>
            <w:tcW w:type="dxa" w:w="1728"/>
          </w:tcPr>
          <w:p>
            <w:r>
              <w:rPr>
                <w:b/>
              </w:rPr>
              <w:t>No</w:t>
            </w:r>
          </w:p>
        </w:tc>
        <w:tc>
          <w:tcPr>
            <w:tcW w:type="dxa" w:w="1728"/>
          </w:tcPr>
          <w:p/>
        </w:tc>
        <w:tc>
          <w:tcPr>
            <w:tcW w:type="dxa" w:w="1728"/>
          </w:tcPr>
          <w:p/>
        </w:tc>
        <w:tc>
          <w:tcPr>
            <w:tcW w:type="dxa" w:w="1728"/>
          </w:tcPr>
          <w:p>
            <w:r>
              <w:t>GPS records are vendor imported session summaries, not device location</w:t>
            </w:r>
          </w:p>
        </w:tc>
      </w:tr>
      <w:tr>
        <w:tc>
          <w:tcPr>
            <w:tcW w:type="dxa" w:w="1728"/>
          </w:tcPr>
          <w:p>
            <w:r>
              <w:t>Purchases, financial</w:t>
            </w:r>
          </w:p>
        </w:tc>
        <w:tc>
          <w:tcPr>
            <w:tcW w:type="dxa" w:w="1728"/>
          </w:tcPr>
          <w:p>
            <w:r>
              <w:rPr>
                <w:b/>
              </w:rPr>
              <w:t>No</w:t>
            </w:r>
          </w:p>
        </w:tc>
        <w:tc>
          <w:tcPr>
            <w:tcW w:type="dxa" w:w="1728"/>
          </w:tcPr>
          <w:p/>
        </w:tc>
        <w:tc>
          <w:tcPr>
            <w:tcW w:type="dxa" w:w="1728"/>
          </w:tcPr>
          <w:p/>
        </w:tc>
        <w:tc>
          <w:tcPr>
            <w:tcW w:type="dxa" w:w="1728"/>
          </w:tcPr>
          <w:p>
            <w:r>
              <w:t>There is no billing surface, permanently</w:t>
            </w:r>
          </w:p>
        </w:tc>
      </w:tr>
      <w:tr>
        <w:tc>
          <w:tcPr>
            <w:tcW w:type="dxa" w:w="1728"/>
          </w:tcPr>
          <w:p>
            <w:r>
              <w:t>Contacts, photos, browsing</w:t>
            </w:r>
          </w:p>
        </w:tc>
        <w:tc>
          <w:tcPr>
            <w:tcW w:type="dxa" w:w="1728"/>
          </w:tcPr>
          <w:p>
            <w:r>
              <w:rPr>
                <w:b/>
              </w:rPr>
              <w:t>No</w:t>
            </w:r>
          </w:p>
        </w:tc>
        <w:tc>
          <w:tcPr>
            <w:tcW w:type="dxa" w:w="1728"/>
          </w:tcPr>
          <w:p/>
        </w:tc>
        <w:tc>
          <w:tcPr>
            <w:tcW w:type="dxa" w:w="1728"/>
          </w:tcPr>
          <w:p/>
        </w:tc>
        <w:tc>
          <w:tcPr>
            <w:tcW w:type="dxa" w:w="1728"/>
          </w:tcPr>
          <w:p>
            <w:r>
              <w:t>Not collected</w:t>
            </w:r>
          </w:p>
        </w:tc>
      </w:tr>
    </w:tbl>
    <w:p/>
    <w:p>
      <w:r>
        <w:rPr>
          <w:b/>
        </w:rPr>
        <w:t>Date of birth is collected</w:t>
      </w:r>
      <w:r>
        <w:t xml:space="preserve"> (</w:t>
      </w:r>
      <w:r>
        <w:rPr>
          <w:rFonts w:ascii="Consolas" w:hAnsi="Consolas"/>
          <w:color w:val="333333"/>
          <w:sz w:val="18"/>
        </w:rPr>
        <w:t>athletes.date_of_birth</w:t>
      </w:r>
      <w:r>
        <w:t>) and is the basis of the</w:t>
      </w:r>
    </w:p>
    <w:p>
      <w:r>
        <w:t>under 18 protections. Apple has no separate category for it; it sits under contact</w:t>
      </w:r>
    </w:p>
    <w:p>
      <w:r>
        <w:t>info.</w:t>
      </w:r>
    </w:p>
    <w:p>
      <w:r>
        <w:rPr>
          <w:b/>
        </w:rPr>
        <w:t>Nothing is used for tracking</w:t>
      </w:r>
      <w:r>
        <w:t>, in Apple's sense of linking to third party data</w:t>
      </w:r>
    </w:p>
    <w:p>
      <w:r>
        <w:t>for advertising. There is no advertising, no analytics SDK and no third party</w:t>
      </w:r>
    </w:p>
    <w:p>
      <w:r>
        <w:t>identifier anywhere in the codebase.</w:t>
      </w:r>
    </w:p>
    <w:p>
      <w:pPr>
        <w:pStyle w:val="Heading3"/>
      </w:pPr>
      <w:r>
        <w:t>3. Age rating, and the consequence of under 18 users</w:t>
      </w:r>
    </w:p>
    <w:p>
      <w:r>
        <w:rPr>
          <w:b/>
        </w:rPr>
        <w:t>Athletes under 18 are expected, not exceptional.</w:t>
      </w:r>
      <w:r>
        <w:t xml:space="preserve"> Academy players are a named</w:t>
      </w:r>
    </w:p>
    <w:p>
      <w:r>
        <w:t>part of the product.</w:t>
      </w:r>
    </w:p>
    <w:p>
      <w:r>
        <w:rPr>
          <w:rFonts w:ascii="Consolas" w:hAnsi="Consolas"/>
          <w:color w:val="333333"/>
          <w:sz w:val="18"/>
        </w:rPr>
        <w:t>docs/09-security-and-compliance.md:293</w:t>
      </w:r>
      <w:r>
        <w:t xml:space="preserve"> is unambiguous: the Children's Code</w:t>
      </w:r>
    </w:p>
    <w:p>
      <w:r>
        <w:t>applies in full to every athlete under 18, and a 16 or 17 year old is a child for</w:t>
      </w:r>
    </w:p>
    <w:p>
      <w:r>
        <w:t xml:space="preserve">this purpose. </w:t>
      </w:r>
      <w:r>
        <w:rPr>
          <w:b/>
        </w:rPr>
        <w:t>There is no partial compliance.</w:t>
      </w:r>
    </w:p>
    <w:p>
      <w:r>
        <w:t>What is already built, and would carry into a native app unchanged:</w:t>
      </w:r>
    </w:p>
    <w:p>
      <w:pPr>
        <w:pStyle w:val="ListBullet"/>
      </w:pPr>
      <w:r>
        <w:t>age derived, never stored twice, and never exposed as a date of birth to a</w:t>
      </w:r>
    </w:p>
    <w:p>
      <w:r>
        <w:t xml:space="preserve">  screen that only needs the boolean (</w:t>
      </w:r>
      <w:r>
        <w:rPr>
          <w:rFonts w:ascii="Consolas" w:hAnsi="Consolas"/>
          <w:color w:val="333333"/>
          <w:sz w:val="18"/>
        </w:rPr>
        <w:t>athlete_age_view</w:t>
      </w:r>
      <w:r>
        <w:t>)</w:t>
      </w:r>
    </w:p>
    <w:p>
      <w:pPr>
        <w:pStyle w:val="ListBullet"/>
      </w:pPr>
      <w:r>
        <w:rPr>
          <w:b/>
        </w:rPr>
        <w:t>no date of birth means treated as a minor</w:t>
      </w:r>
      <w:r>
        <w:t>, failing safe</w:t>
      </w:r>
    </w:p>
    <w:p>
      <w:pPr>
        <w:pStyle w:val="ListBullet"/>
      </w:pPr>
      <w:r>
        <w:t>leaderboards opt in for minors, enforced in the board query</w:t>
      </w:r>
    </w:p>
    <w:p>
      <w:pPr>
        <w:pStyle w:val="ListBullet"/>
      </w:pPr>
      <w:r>
        <w:t>three notification types forced off for minors</w:t>
      </w:r>
    </w:p>
    <w:p>
      <w:r>
        <w:rPr>
          <w:b/>
        </w:rPr>
        <w:t>A 4+ rating is defensible on content.</w:t>
      </w:r>
      <w:r>
        <w:t xml:space="preserve"> The real consequence is not the rating,</w:t>
      </w:r>
    </w:p>
    <w:p>
      <w:r>
        <w:t>it is that the Children's Code obligations already apply and are already partly</w:t>
      </w:r>
    </w:p>
    <w:p>
      <w:r>
        <w:t>implemented.</w:t>
      </w:r>
    </w:p>
    <w:p>
      <w:pPr>
        <w:pStyle w:val="Heading3"/>
      </w:pPr>
      <w:r>
        <w:t>4. HealthKit usage descriptions</w:t>
      </w:r>
    </w:p>
    <w:p>
      <w:r>
        <w:rPr>
          <w:b/>
        </w:rPr>
        <w:t>NOT BUILT.</w:t>
      </w:r>
      <w:r>
        <w:t xml:space="preserve"> There is no HealthKit integration: no native code, and no table</w:t>
      </w:r>
    </w:p>
    <w:p>
      <w:r>
        <w:t>holds device sourced sleep, resting heart rate or HRV. What exists is a consent</w:t>
      </w:r>
    </w:p>
    <w:p>
      <w:r>
        <w:t xml:space="preserve">row, </w:t>
      </w:r>
      <w:r>
        <w:rPr>
          <w:rFonts w:ascii="Consolas" w:hAnsi="Consolas"/>
          <w:color w:val="333333"/>
          <w:sz w:val="18"/>
        </w:rPr>
        <w:t>athlete_consents.purpose = 'healthkit_sync'</w:t>
      </w:r>
      <w:r>
        <w:t xml:space="preserve">, and a toggle on </w:t>
      </w:r>
      <w:r>
        <w:rPr>
          <w:rFonts w:ascii="Consolas" w:hAnsi="Consolas"/>
          <w:color w:val="333333"/>
          <w:sz w:val="18"/>
        </w:rPr>
        <w:t>/me</w:t>
      </w:r>
      <w:r>
        <w:t xml:space="preserve"> behind a</w:t>
      </w:r>
    </w:p>
    <w:p>
      <w:r>
        <w:t>Premium check.</w:t>
      </w:r>
    </w:p>
    <w:p>
      <w:r>
        <w:rPr>
          <w:b/>
        </w:rPr>
        <w:t>A native app must not ship the toggle without the integration.</w:t>
      </w:r>
      <w:r>
        <w:t xml:space="preserve"> Requesting a</w:t>
      </w:r>
    </w:p>
    <w:p>
      <w:r>
        <w:t>HealthKit permission for data the app never reads is a rejection risk under</w:t>
      </w:r>
    </w:p>
    <w:p>
      <w:r>
        <w:t>guideline 5.1.1, and it misleads the athlete.</w:t>
      </w:r>
    </w:p>
    <w:p>
      <w:r>
        <w:t>If it is built, the strings would need to name the purpose specifically. Apple</w:t>
      </w:r>
    </w:p>
    <w:p>
      <w:r>
        <w:t>rejects generic ones: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Data type</w:t>
            </w:r>
          </w:p>
        </w:tc>
        <w:tc>
          <w:tcPr>
            <w:tcW w:type="dxa" w:w="2880"/>
          </w:tcPr>
          <w:p>
            <w:r>
              <w:rPr>
                <w:b/>
              </w:rPr>
              <w:t>Why Fydr would read it</w:t>
            </w:r>
          </w:p>
        </w:tc>
        <w:tc>
          <w:tcPr>
            <w:tcW w:type="dxa" w:w="2880"/>
          </w:tcPr>
          <w:p>
            <w:r>
              <w:rPr>
                <w:b/>
              </w:rPr>
              <w:t>Suggested string</w:t>
            </w:r>
          </w:p>
        </w:tc>
      </w:tr>
      <w:tr>
        <w:tc>
          <w:tcPr>
            <w:tcW w:type="dxa" w:w="2880"/>
          </w:tcPr>
          <w:p>
            <w:r>
              <w:t>Sleep analysis</w:t>
            </w:r>
          </w:p>
        </w:tc>
        <w:tc>
          <w:tcPr>
            <w:tcW w:type="dxa" w:w="2880"/>
          </w:tcPr>
          <w:p>
            <w:r>
              <w:t>To fill in the sleep hours an athlete would otherwise type each morning</w:t>
            </w:r>
          </w:p>
        </w:tc>
        <w:tc>
          <w:tcPr>
            <w:tcW w:type="dxa" w:w="2880"/>
          </w:tcPr>
          <w:p>
            <w:r>
              <w:t>"Fydr uses your sleep data so you do not have to enter last night's sleep by hand."</w:t>
            </w:r>
          </w:p>
        </w:tc>
      </w:tr>
      <w:tr>
        <w:tc>
          <w:tcPr>
            <w:tcW w:type="dxa" w:w="2880"/>
          </w:tcPr>
          <w:p>
            <w:r>
              <w:t>Resting heart rate</w:t>
            </w:r>
          </w:p>
        </w:tc>
        <w:tc>
          <w:tcPr>
            <w:tcW w:type="dxa" w:w="2880"/>
          </w:tcPr>
          <w:p>
            <w:r>
              <w:t>As a wellness input alongside the self ratings</w:t>
            </w:r>
          </w:p>
        </w:tc>
        <w:tc>
          <w:tcPr>
            <w:tcW w:type="dxa" w:w="2880"/>
          </w:tcPr>
          <w:p>
            <w:r>
              <w:t>"Fydr shows your resting heart rate beside your own readiness so you can see them together."</w:t>
            </w:r>
          </w:p>
        </w:tc>
      </w:tr>
      <w:tr>
        <w:tc>
          <w:tcPr>
            <w:tcW w:type="dxa" w:w="2880"/>
          </w:tcPr>
          <w:p>
            <w:r>
              <w:t>Body mass</w:t>
            </w:r>
          </w:p>
        </w:tc>
        <w:tc>
          <w:tcPr>
            <w:tcW w:type="dxa" w:w="2880"/>
          </w:tcPr>
          <w:p>
            <w:r>
              <w:t>To keep nutrition targets current without a manual weigh in</w:t>
            </w:r>
          </w:p>
        </w:tc>
        <w:tc>
          <w:tcPr>
            <w:tcW w:type="dxa" w:w="2880"/>
          </w:tcPr>
          <w:p>
            <w:r>
              <w:t>"Fydr uses your weight to keep your nutrition targets up to date."</w:t>
            </w:r>
          </w:p>
        </w:tc>
      </w:tr>
    </w:tbl>
    <w:p/>
    <w:p>
      <w:r>
        <w:rPr>
          <w:b/>
        </w:rPr>
        <w:t>All three are guesses at wording and are labelled as such.</w:t>
      </w:r>
      <w:r>
        <w:t xml:space="preserve"> The justification</w:t>
      </w:r>
    </w:p>
    <w:p>
      <w:r>
        <w:t>for each is real; the sentences are not written anywhere yet.</w:t>
      </w:r>
    </w:p>
    <w:p>
      <w:pPr>
        <w:pStyle w:val="Heading3"/>
      </w:pPr>
      <w:r>
        <w:t>5. Sign in requirements</w:t>
      </w:r>
    </w:p>
    <w:p>
      <w:r>
        <w:rPr>
          <w:b/>
        </w:rPr>
        <w:t>Sign in with Apple would be required</w:t>
      </w:r>
      <w:r>
        <w:t xml:space="preserve"> if the app offers any third party sign</w:t>
      </w:r>
    </w:p>
    <w:p>
      <w:r>
        <w:t xml:space="preserve">in, under guideline 4.8. </w:t>
      </w:r>
      <w:r>
        <w:rPr>
          <w:b/>
        </w:rPr>
        <w:t>Today it offers none</w:t>
      </w:r>
      <w:r>
        <w:t>: email and password through</w:t>
      </w:r>
    </w:p>
    <w:p>
      <w:r>
        <w:t xml:space="preserve">Supabase Auth, and nothing else. So Sign in with Apple is </w:t>
      </w:r>
      <w:r>
        <w:rPr>
          <w:b/>
        </w:rPr>
        <w:t>not</w:t>
      </w:r>
      <w:r>
        <w:t xml:space="preserve"> required as</w:t>
      </w:r>
    </w:p>
    <w:p>
      <w:r>
        <w:t>things stand, and would become required the day a Google or Facebook button</w:t>
      </w:r>
    </w:p>
    <w:p>
      <w:r>
        <w:t>appears.</w:t>
      </w:r>
    </w:p>
    <w:p>
      <w:r>
        <w:rPr>
          <w:b/>
        </w:rPr>
        <w:t>There is no anonymous or guest mode.</w:t>
      </w:r>
      <w:r>
        <w:t xml:space="preserve"> An athlete cannot use the app without a</w:t>
      </w:r>
    </w:p>
    <w:p>
      <w:r>
        <w:t>club inviting them, which is correct for the product and worth stating in review</w:t>
      </w:r>
    </w:p>
    <w:p>
      <w:r>
        <w:t>notes, because a reviewer with no account cannot see past the sign in screen.</w:t>
      </w:r>
    </w:p>
    <w:p>
      <w:r>
        <w:rPr>
          <w:b/>
        </w:rPr>
        <w:t>A demo account will have to be provided.</w:t>
      </w:r>
    </w:p>
    <w:p>
      <w:pPr>
        <w:pStyle w:val="Heading3"/>
      </w:pPr>
      <w:r>
        <w:t>6. Likely rejection triggers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Risk</w:t>
            </w:r>
          </w:p>
        </w:tc>
        <w:tc>
          <w:tcPr>
            <w:tcW w:type="dxa" w:w="2880"/>
          </w:tcPr>
          <w:p>
            <w:r>
              <w:rPr>
                <w:b/>
              </w:rPr>
              <w:t>Guideline</w:t>
            </w:r>
          </w:p>
        </w:tc>
        <w:tc>
          <w:tcPr>
            <w:tcW w:type="dxa" w:w="2880"/>
          </w:tcPr>
          <w:p>
            <w:r>
              <w:rPr>
                <w:b/>
              </w:rPr>
              <w:t>State</w:t>
            </w:r>
          </w:p>
        </w:tc>
      </w:tr>
      <w:tr>
        <w:tc>
          <w:tcPr>
            <w:tcW w:type="dxa" w:w="2880"/>
          </w:tcPr>
          <w:p>
            <w:r>
              <w:t>No in app account deletion</w:t>
            </w:r>
          </w:p>
        </w:tc>
        <w:tc>
          <w:tcPr>
            <w:tcW w:type="dxa" w:w="2880"/>
          </w:tcPr>
          <w:p>
            <w:r>
              <w:t>5.1.1(v)</w:t>
            </w:r>
          </w:p>
        </w:tc>
        <w:tc>
          <w:tcPr>
            <w:tcW w:type="dxa" w:w="2880"/>
          </w:tcPr>
          <w:p>
            <w:r>
              <w:rPr>
                <w:b/>
              </w:rPr>
              <w:t>Blocker. NOT BUILT</w:t>
            </w:r>
          </w:p>
        </w:tc>
      </w:tr>
      <w:tr>
        <w:tc>
          <w:tcPr>
            <w:tcW w:type="dxa" w:w="2880"/>
          </w:tcPr>
          <w:p>
            <w:r>
              <w:t>A reviewer cannot get past sign in</w:t>
            </w:r>
          </w:p>
        </w:tc>
        <w:tc>
          <w:tcPr>
            <w:tcW w:type="dxa" w:w="2880"/>
          </w:tcPr>
          <w:p>
            <w:r>
              <w:t>2.1</w:t>
            </w:r>
          </w:p>
        </w:tc>
        <w:tc>
          <w:tcPr>
            <w:tcW w:type="dxa" w:w="2880"/>
          </w:tcPr>
          <w:p>
            <w:r>
              <w:rPr>
                <w:b/>
              </w:rPr>
              <w:t>Blocker unless a demo account is supplied</w:t>
            </w:r>
          </w:p>
        </w:tc>
      </w:tr>
      <w:tr>
        <w:tc>
          <w:tcPr>
            <w:tcW w:type="dxa" w:w="2880"/>
          </w:tcPr>
          <w:p>
            <w:r>
              <w:t>HealthKit permission for data never read</w:t>
            </w:r>
          </w:p>
        </w:tc>
        <w:tc>
          <w:tcPr>
            <w:tcW w:type="dxa" w:w="2880"/>
          </w:tcPr>
          <w:p>
            <w:r>
              <w:t>5.1.1</w:t>
            </w:r>
          </w:p>
        </w:tc>
        <w:tc>
          <w:tcPr>
            <w:tcW w:type="dxa" w:w="2880"/>
          </w:tcPr>
          <w:p>
            <w:r>
              <w:rPr>
                <w:b/>
              </w:rPr>
              <w:t>Blocker if the toggle ships without the integration</w:t>
            </w:r>
          </w:p>
        </w:tc>
      </w:tr>
      <w:tr>
        <w:tc>
          <w:tcPr>
            <w:tcW w:type="dxa" w:w="2880"/>
          </w:tcPr>
          <w:p>
            <w:r>
              <w:t>Health data and minors</w:t>
            </w:r>
          </w:p>
        </w:tc>
        <w:tc>
          <w:tcPr>
            <w:tcW w:type="dxa" w:w="2880"/>
          </w:tcPr>
          <w:p>
            <w:r>
              <w:t>5.1.1, 1.3</w:t>
            </w:r>
          </w:p>
        </w:tc>
        <w:tc>
          <w:tcPr>
            <w:tcW w:type="dxa" w:w="2880"/>
          </w:tcPr>
          <w:p>
            <w:r>
              <w:t>Partly handled. The Children's Code work already done is the strongest part of the case</w:t>
            </w:r>
          </w:p>
        </w:tc>
      </w:tr>
      <w:tr>
        <w:tc>
          <w:tcPr>
            <w:tcW w:type="dxa" w:w="2880"/>
          </w:tcPr>
          <w:p>
            <w:r>
              <w:t>A web view wrapper with no native value</w:t>
            </w:r>
          </w:p>
        </w:tc>
        <w:tc>
          <w:tcPr>
            <w:tcW w:type="dxa" w:w="2880"/>
          </w:tcPr>
          <w:p>
            <w:r>
              <w:t>4.2</w:t>
            </w:r>
          </w:p>
        </w:tc>
        <w:tc>
          <w:tcPr>
            <w:tcW w:type="dxa" w:w="2880"/>
          </w:tcPr>
          <w:p>
            <w:r>
              <w:rPr>
                <w:b/>
              </w:rPr>
              <w:t>Real risk.</w:t>
            </w:r>
            <w:r>
              <w:t xml:space="preserve"> A shell around the existing responsive site, with no offline, no push and no HealthKit, is close to what 4.2 exists to reject</w:t>
            </w:r>
          </w:p>
        </w:tc>
      </w:tr>
      <w:tr>
        <w:tc>
          <w:tcPr>
            <w:tcW w:type="dxa" w:w="2880"/>
          </w:tcPr>
          <w:p>
            <w:r>
              <w:t>Privacy policy link</w:t>
            </w:r>
          </w:p>
        </w:tc>
        <w:tc>
          <w:tcPr>
            <w:tcW w:type="dxa" w:w="2880"/>
          </w:tcPr>
          <w:p>
            <w:r>
              <w:t>5.1.1</w:t>
            </w:r>
          </w:p>
        </w:tc>
        <w:tc>
          <w:tcPr>
            <w:tcW w:type="dxa" w:w="2880"/>
          </w:tcPr>
          <w:p>
            <w:r>
              <w:rPr>
                <w:b/>
              </w:rPr>
              <w:t>UNVERIFIED: not found in the app</w:t>
            </w:r>
          </w:p>
        </w:tc>
      </w:tr>
    </w:tbl>
    <w:p/>
    <w:p>
      <w:r>
        <w:rPr>
          <w:b/>
        </w:rPr>
        <w:t>The 4.2 risk deserves the most thought.</w:t>
      </w:r>
      <w:r>
        <w:t xml:space="preserve"> The web app is complete and good. A</w:t>
      </w:r>
    </w:p>
    <w:p>
      <w:r>
        <w:t>native shell that adds nothing except an icon is the case Apple rejects. Push</w:t>
      </w:r>
    </w:p>
    <w:p>
      <w:r>
        <w:t>notifications and HealthKit are the two things that would make a shell worth</w:t>
      </w:r>
    </w:p>
    <w:p>
      <w:r>
        <w:t xml:space="preserve">having, and </w:t>
      </w:r>
      <w:r>
        <w:rPr>
          <w:b/>
        </w:rPr>
        <w:t>neither is built</w:t>
      </w:r>
      <w:r>
        <w:t>.</w:t>
      </w:r>
    </w:p>
    <w:p>
      <w:r>
        <w:br w:type="page"/>
      </w:r>
    </w:p>
    <w:p>
      <w:pPr>
        <w:pStyle w:val="Heading1"/>
      </w:pPr>
      <w:r>
        <w:t>Appendix F. Decisions required</w:t>
      </w:r>
    </w:p>
    <w:p>
      <w:pPr>
        <w:pStyle w:val="Heading2"/>
      </w:pPr>
      <w:r>
        <w:t>Stage A2: reconciliation and decisions</w:t>
      </w:r>
    </w:p>
    <w:p>
      <w:r>
        <w:t xml:space="preserve">Generated 7 September 2026. Mode: </w:t>
      </w:r>
      <w:r>
        <w:rPr>
          <w:b/>
        </w:rPr>
        <w:t>reconciliation</w:t>
      </w:r>
      <w:r>
        <w:t>, because substantial code</w:t>
      </w:r>
    </w:p>
    <w:p>
      <w:r>
        <w:t>exists. Fifteen athlete pages, none of them stubs, 49 to 1,726 lines.</w:t>
      </w:r>
    </w:p>
    <w:p>
      <w:r>
        <w:t>Every entry below is a decision for Isabella. Nothing here is settled silently.</w:t>
      </w:r>
    </w:p>
    <w:p>
      <w:r>
        <w:t>Each carries the file and line it came from, or says plainly that it could not be</w:t>
      </w:r>
    </w:p>
    <w:p>
      <w:r>
        <w:t>traced.</w:t>
      </w:r>
    </w:p>
    <w:p>
      <w:r>
        <w:rPr>
          <w:b/>
        </w:rPr>
        <w:t>The five open items Stage A1 carried forward are answered first</w:t>
      </w:r>
      <w:r>
        <w:t>, because two</w:t>
      </w:r>
    </w:p>
    <w:p>
      <w:r>
        <w:t>of them were access questions and answering them changes what the rest of the</w:t>
      </w:r>
    </w:p>
    <w:p>
      <w:r>
        <w:t>specification has to say.</w:t>
      </w:r>
    </w:p>
    <w:p>
      <w:pPr>
        <w:pStyle w:val="Heading3"/>
      </w:pPr>
      <w:r>
        <w:t>Answers to the items Stage A1 carried forward</w:t>
      </w:r>
    </w:p>
    <w:p>
      <w:pPr>
        <w:pStyle w:val="Heading4"/>
      </w:pPr>
      <w:r>
        <w:t>A1-1. Can a staff member open the thirteen athlete screens missing from the middleware list? NO. Tested, not inferred.</w:t>
      </w:r>
    </w:p>
    <w:p>
      <w:r>
        <w:rPr>
          <w:rFonts w:ascii="Consolas" w:hAnsi="Consolas"/>
          <w:color w:val="333333"/>
          <w:sz w:val="18"/>
        </w:rPr>
        <w:t>ATHLETE_PREFIXES</w:t>
      </w:r>
      <w:r>
        <w:t xml:space="preserve"> is </w:t>
      </w:r>
      <w:r>
        <w:rPr>
          <w:rFonts w:ascii="Consolas" w:hAnsi="Consolas"/>
          <w:color w:val="333333"/>
          <w:sz w:val="18"/>
        </w:rPr>
        <w:t>['/today', '/check-in']</w:t>
      </w:r>
      <w:r>
        <w:t xml:space="preserve"> only</w:t>
      </w:r>
    </w:p>
    <w:p>
      <w:r>
        <w:t>(</w:t>
      </w:r>
      <w:r>
        <w:rPr>
          <w:rFonts w:ascii="Consolas" w:hAnsi="Consolas"/>
          <w:color w:val="333333"/>
          <w:sz w:val="18"/>
        </w:rPr>
        <w:t>src/lib/supabase/middleware.ts:19</w:t>
      </w:r>
      <w:r>
        <w:t>). Eleven athlete routes are not in it. That</w:t>
      </w:r>
    </w:p>
    <w:p>
      <w:r>
        <w:t>looked like an access hole, and it is not: **every athlete page calls</w:t>
      </w:r>
    </w:p>
    <w:p>
      <w:r>
        <w:rPr>
          <w:rFonts w:ascii="Consolas" w:hAnsi="Consolas"/>
          <w:color w:val="333333"/>
          <w:sz w:val="18"/>
        </w:rPr>
        <w:t>requireAthlete()</w:t>
      </w:r>
      <w:r>
        <w:t xml:space="preserve"> for itself**, and </w:t>
      </w:r>
      <w:r>
        <w:rPr>
          <w:rFonts w:ascii="Consolas" w:hAnsi="Consolas"/>
          <w:color w:val="333333"/>
          <w:sz w:val="18"/>
        </w:rPr>
        <w:t>requireAthlete</w:t>
      </w:r>
      <w:r>
        <w:t xml:space="preserve"> redirects anybody without</w:t>
      </w:r>
    </w:p>
    <w:p>
      <w:r>
        <w:t xml:space="preserve">the athlete role to </w:t>
      </w:r>
      <w:r>
        <w:rPr>
          <w:rFonts w:ascii="Consolas" w:hAnsi="Consolas"/>
          <w:color w:val="333333"/>
          <w:sz w:val="18"/>
        </w:rPr>
        <w:t>/dashboard</w:t>
      </w:r>
      <w:r>
        <w:t xml:space="preserve"> (</w:t>
      </w:r>
      <w:r>
        <w:rPr>
          <w:rFonts w:ascii="Consolas" w:hAnsi="Consolas"/>
          <w:color w:val="333333"/>
          <w:sz w:val="18"/>
        </w:rPr>
        <w:t>src/lib/session.ts:251</w:t>
      </w:r>
      <w:r>
        <w:t>).</w:t>
      </w:r>
    </w:p>
    <w:p>
      <w:r>
        <w:t>Tested at Run level against the running app, signed in as a sport scientist who</w:t>
      </w:r>
    </w:p>
    <w:p>
      <w:r>
        <w:t>is not an athlete, and signed out: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Route</w:t>
            </w:r>
          </w:p>
        </w:tc>
        <w:tc>
          <w:tcPr>
            <w:tcW w:type="dxa" w:w="2880"/>
          </w:tcPr>
          <w:p>
            <w:r>
              <w:rPr>
                <w:b/>
              </w:rPr>
              <w:t>Signed in as staff</w:t>
            </w:r>
          </w:p>
        </w:tc>
        <w:tc>
          <w:tcPr>
            <w:tcW w:type="dxa" w:w="2880"/>
          </w:tcPr>
          <w:p>
            <w:r>
              <w:rPr>
                <w:b/>
              </w:rPr>
              <w:t>Signed out</w:t>
            </w:r>
          </w:p>
        </w:tc>
      </w:tr>
      <w:tr>
        <w:tc>
          <w:tcPr>
            <w:tcW w:type="dxa" w:w="2880"/>
          </w:tcPr>
          <w:p>
            <w:r>
              <w:rPr>
                <w:rFonts w:ascii="Consolas" w:hAnsi="Consolas"/>
                <w:color w:val="333333"/>
                <w:sz w:val="18"/>
              </w:rPr>
              <w:t>/today</w:t>
            </w:r>
          </w:p>
        </w:tc>
        <w:tc>
          <w:tcPr>
            <w:tcW w:type="dxa" w:w="2880"/>
          </w:tcPr>
          <w:p>
            <w:r>
              <w:rPr>
                <w:rFonts w:ascii="Consolas" w:hAnsi="Consolas"/>
                <w:color w:val="333333"/>
                <w:sz w:val="18"/>
              </w:rPr>
              <w:t>/dashboard</w:t>
            </w:r>
          </w:p>
        </w:tc>
        <w:tc>
          <w:tcPr>
            <w:tcW w:type="dxa" w:w="2880"/>
          </w:tcPr>
          <w:p>
            <w:r>
              <w:rPr>
                <w:rFonts w:ascii="Consolas" w:hAnsi="Consolas"/>
                <w:color w:val="333333"/>
                <w:sz w:val="18"/>
              </w:rPr>
              <w:t>/login?next=%2Ftoday</w:t>
            </w:r>
          </w:p>
        </w:tc>
      </w:tr>
      <w:tr>
        <w:tc>
          <w:tcPr>
            <w:tcW w:type="dxa" w:w="2880"/>
          </w:tcPr>
          <w:p>
            <w:r>
              <w:rPr>
                <w:rFonts w:ascii="Consolas" w:hAnsi="Consolas"/>
                <w:color w:val="333333"/>
                <w:sz w:val="18"/>
              </w:rPr>
              <w:t>/check-in</w:t>
            </w:r>
          </w:p>
        </w:tc>
        <w:tc>
          <w:tcPr>
            <w:tcW w:type="dxa" w:w="2880"/>
          </w:tcPr>
          <w:p>
            <w:r>
              <w:rPr>
                <w:rFonts w:ascii="Consolas" w:hAnsi="Consolas"/>
                <w:color w:val="333333"/>
                <w:sz w:val="18"/>
              </w:rPr>
              <w:t>/dashboard</w:t>
            </w:r>
          </w:p>
        </w:tc>
        <w:tc>
          <w:tcPr>
            <w:tcW w:type="dxa" w:w="2880"/>
          </w:tcPr>
          <w:p>
            <w:r>
              <w:rPr>
                <w:rFonts w:ascii="Consolas" w:hAnsi="Consolas"/>
                <w:color w:val="333333"/>
                <w:sz w:val="18"/>
              </w:rPr>
              <w:t>/login?next=%2Fcheck-in</w:t>
            </w:r>
          </w:p>
        </w:tc>
      </w:tr>
      <w:tr>
        <w:tc>
          <w:tcPr>
            <w:tcW w:type="dxa" w:w="2880"/>
          </w:tcPr>
          <w:p>
            <w:r>
              <w:rPr>
                <w:rFonts w:ascii="Consolas" w:hAnsi="Consolas"/>
                <w:color w:val="333333"/>
                <w:sz w:val="18"/>
              </w:rPr>
              <w:t>/me</w:t>
            </w:r>
          </w:p>
        </w:tc>
        <w:tc>
          <w:tcPr>
            <w:tcW w:type="dxa" w:w="2880"/>
          </w:tcPr>
          <w:p>
            <w:r>
              <w:rPr>
                <w:rFonts w:ascii="Consolas" w:hAnsi="Consolas"/>
                <w:color w:val="333333"/>
                <w:sz w:val="18"/>
              </w:rPr>
              <w:t>/dashboard</w:t>
            </w:r>
          </w:p>
        </w:tc>
        <w:tc>
          <w:tcPr>
            <w:tcW w:type="dxa" w:w="2880"/>
          </w:tcPr>
          <w:p>
            <w:r>
              <w:rPr>
                <w:rFonts w:ascii="Consolas" w:hAnsi="Consolas"/>
                <w:color w:val="333333"/>
                <w:sz w:val="18"/>
              </w:rPr>
              <w:t>/login</w:t>
            </w:r>
          </w:p>
        </w:tc>
      </w:tr>
      <w:tr>
        <w:tc>
          <w:tcPr>
            <w:tcW w:type="dxa" w:w="2880"/>
          </w:tcPr>
          <w:p>
            <w:r>
              <w:rPr>
                <w:rFonts w:ascii="Consolas" w:hAnsi="Consolas"/>
                <w:color w:val="333333"/>
                <w:sz w:val="18"/>
              </w:rPr>
              <w:t>/me/leaderboards</w:t>
            </w:r>
          </w:p>
        </w:tc>
        <w:tc>
          <w:tcPr>
            <w:tcW w:type="dxa" w:w="2880"/>
          </w:tcPr>
          <w:p>
            <w:r>
              <w:rPr>
                <w:rFonts w:ascii="Consolas" w:hAnsi="Consolas"/>
                <w:color w:val="333333"/>
                <w:sz w:val="18"/>
              </w:rPr>
              <w:t>/dashboard</w:t>
            </w:r>
          </w:p>
        </w:tc>
        <w:tc>
          <w:tcPr>
            <w:tcW w:type="dxa" w:w="2880"/>
          </w:tcPr>
          <w:p>
            <w:r>
              <w:rPr>
                <w:rFonts w:ascii="Consolas" w:hAnsi="Consolas"/>
                <w:color w:val="333333"/>
                <w:sz w:val="18"/>
              </w:rPr>
              <w:t>/login</w:t>
            </w:r>
          </w:p>
        </w:tc>
      </w:tr>
      <w:tr>
        <w:tc>
          <w:tcPr>
            <w:tcW w:type="dxa" w:w="2880"/>
          </w:tcPr>
          <w:p>
            <w:r>
              <w:rPr>
                <w:rFonts w:ascii="Consolas" w:hAnsi="Consolas"/>
                <w:color w:val="333333"/>
                <w:sz w:val="18"/>
              </w:rPr>
              <w:t>/me/notifications</w:t>
            </w:r>
          </w:p>
        </w:tc>
        <w:tc>
          <w:tcPr>
            <w:tcW w:type="dxa" w:w="2880"/>
          </w:tcPr>
          <w:p>
            <w:r>
              <w:rPr>
                <w:rFonts w:ascii="Consolas" w:hAnsi="Consolas"/>
                <w:color w:val="333333"/>
                <w:sz w:val="18"/>
              </w:rPr>
              <w:t>/dashboard</w:t>
            </w:r>
          </w:p>
        </w:tc>
        <w:tc>
          <w:tcPr>
            <w:tcW w:type="dxa" w:w="2880"/>
          </w:tcPr>
          <w:p>
            <w:r>
              <w:rPr>
                <w:rFonts w:ascii="Consolas" w:hAnsi="Consolas"/>
                <w:color w:val="333333"/>
                <w:sz w:val="18"/>
              </w:rPr>
              <w:t>/login</w:t>
            </w:r>
          </w:p>
        </w:tc>
      </w:tr>
      <w:tr>
        <w:tc>
          <w:tcPr>
            <w:tcW w:type="dxa" w:w="2880"/>
          </w:tcPr>
          <w:p>
            <w:r>
              <w:rPr>
                <w:rFonts w:ascii="Consolas" w:hAnsi="Consolas"/>
                <w:color w:val="333333"/>
                <w:sz w:val="18"/>
              </w:rPr>
              <w:t>/my-data</w:t>
            </w:r>
          </w:p>
        </w:tc>
        <w:tc>
          <w:tcPr>
            <w:tcW w:type="dxa" w:w="2880"/>
          </w:tcPr>
          <w:p>
            <w:r>
              <w:rPr>
                <w:rFonts w:ascii="Consolas" w:hAnsi="Consolas"/>
                <w:color w:val="333333"/>
                <w:sz w:val="18"/>
              </w:rPr>
              <w:t>/dashboard</w:t>
            </w:r>
          </w:p>
        </w:tc>
        <w:tc>
          <w:tcPr>
            <w:tcW w:type="dxa" w:w="2880"/>
          </w:tcPr>
          <w:p>
            <w:r>
              <w:rPr>
                <w:rFonts w:ascii="Consolas" w:hAnsi="Consolas"/>
                <w:color w:val="333333"/>
                <w:sz w:val="18"/>
              </w:rPr>
              <w:t>/login</w:t>
            </w:r>
          </w:p>
        </w:tc>
      </w:tr>
      <w:tr>
        <w:tc>
          <w:tcPr>
            <w:tcW w:type="dxa" w:w="2880"/>
          </w:tcPr>
          <w:p>
            <w:r>
              <w:rPr>
                <w:rFonts w:ascii="Consolas" w:hAnsi="Consolas"/>
                <w:color w:val="333333"/>
                <w:sz w:val="18"/>
              </w:rPr>
              <w:t>/my-data/boards</w:t>
            </w:r>
          </w:p>
        </w:tc>
        <w:tc>
          <w:tcPr>
            <w:tcW w:type="dxa" w:w="2880"/>
          </w:tcPr>
          <w:p>
            <w:r>
              <w:rPr>
                <w:rFonts w:ascii="Consolas" w:hAnsi="Consolas"/>
                <w:color w:val="333333"/>
                <w:sz w:val="18"/>
              </w:rPr>
              <w:t>/dashboard</w:t>
            </w:r>
          </w:p>
        </w:tc>
        <w:tc>
          <w:tcPr>
            <w:tcW w:type="dxa" w:w="2880"/>
          </w:tcPr>
          <w:p>
            <w:r>
              <w:rPr>
                <w:rFonts w:ascii="Consolas" w:hAnsi="Consolas"/>
                <w:color w:val="333333"/>
                <w:sz w:val="18"/>
              </w:rPr>
              <w:t>/login</w:t>
            </w:r>
          </w:p>
        </w:tc>
      </w:tr>
      <w:tr>
        <w:tc>
          <w:tcPr>
            <w:tcW w:type="dxa" w:w="2880"/>
          </w:tcPr>
          <w:p>
            <w:r>
              <w:rPr>
                <w:rFonts w:ascii="Consolas" w:hAnsi="Consolas"/>
                <w:color w:val="333333"/>
                <w:sz w:val="18"/>
              </w:rPr>
              <w:t>/programme</w:t>
            </w:r>
          </w:p>
        </w:tc>
        <w:tc>
          <w:tcPr>
            <w:tcW w:type="dxa" w:w="2880"/>
          </w:tcPr>
          <w:p>
            <w:r>
              <w:rPr>
                <w:rFonts w:ascii="Consolas" w:hAnsi="Consolas"/>
                <w:color w:val="333333"/>
                <w:sz w:val="18"/>
              </w:rPr>
              <w:t>/dashboard</w:t>
            </w:r>
          </w:p>
        </w:tc>
        <w:tc>
          <w:tcPr>
            <w:tcW w:type="dxa" w:w="2880"/>
          </w:tcPr>
          <w:p>
            <w:r>
              <w:rPr>
                <w:rFonts w:ascii="Consolas" w:hAnsi="Consolas"/>
                <w:color w:val="333333"/>
                <w:sz w:val="18"/>
              </w:rPr>
              <w:t>/login</w:t>
            </w:r>
          </w:p>
        </w:tc>
      </w:tr>
      <w:tr>
        <w:tc>
          <w:tcPr>
            <w:tcW w:type="dxa" w:w="2880"/>
          </w:tcPr>
          <w:p>
            <w:r>
              <w:rPr>
                <w:rFonts w:ascii="Consolas" w:hAnsi="Consolas"/>
                <w:color w:val="333333"/>
                <w:sz w:val="18"/>
              </w:rPr>
              <w:t>/programme/nutrition</w:t>
            </w:r>
          </w:p>
        </w:tc>
        <w:tc>
          <w:tcPr>
            <w:tcW w:type="dxa" w:w="2880"/>
          </w:tcPr>
          <w:p>
            <w:r>
              <w:rPr>
                <w:rFonts w:ascii="Consolas" w:hAnsi="Consolas"/>
                <w:color w:val="333333"/>
                <w:sz w:val="18"/>
              </w:rPr>
              <w:t>/dashboard</w:t>
            </w:r>
          </w:p>
        </w:tc>
        <w:tc>
          <w:tcPr>
            <w:tcW w:type="dxa" w:w="2880"/>
          </w:tcPr>
          <w:p>
            <w:r>
              <w:rPr>
                <w:rFonts w:ascii="Consolas" w:hAnsi="Consolas"/>
                <w:color w:val="333333"/>
                <w:sz w:val="18"/>
              </w:rPr>
              <w:t>/login</w:t>
            </w:r>
          </w:p>
        </w:tc>
      </w:tr>
      <w:tr>
        <w:tc>
          <w:tcPr>
            <w:tcW w:type="dxa" w:w="2880"/>
          </w:tcPr>
          <w:p>
            <w:r>
              <w:rPr>
                <w:rFonts w:ascii="Consolas" w:hAnsi="Consolas"/>
                <w:color w:val="333333"/>
                <w:sz w:val="18"/>
              </w:rPr>
              <w:t>/nutrition-check-in</w:t>
            </w:r>
          </w:p>
        </w:tc>
        <w:tc>
          <w:tcPr>
            <w:tcW w:type="dxa" w:w="2880"/>
          </w:tcPr>
          <w:p>
            <w:r>
              <w:rPr>
                <w:rFonts w:ascii="Consolas" w:hAnsi="Consolas"/>
                <w:color w:val="333333"/>
                <w:sz w:val="18"/>
              </w:rPr>
              <w:t>/dashboard</w:t>
            </w:r>
          </w:p>
        </w:tc>
        <w:tc>
          <w:tcPr>
            <w:tcW w:type="dxa" w:w="2880"/>
          </w:tcPr>
          <w:p>
            <w:r>
              <w:rPr>
                <w:rFonts w:ascii="Consolas" w:hAnsi="Consolas"/>
                <w:color w:val="333333"/>
                <w:sz w:val="18"/>
              </w:rPr>
              <w:t>/login</w:t>
            </w:r>
          </w:p>
        </w:tc>
      </w:tr>
      <w:tr>
        <w:tc>
          <w:tcPr>
            <w:tcW w:type="dxa" w:w="2880"/>
          </w:tcPr>
          <w:p>
            <w:r>
              <w:rPr>
                <w:rFonts w:ascii="Consolas" w:hAnsi="Consolas"/>
                <w:color w:val="333333"/>
                <w:sz w:val="18"/>
              </w:rPr>
              <w:t>/report-problem</w:t>
            </w:r>
          </w:p>
        </w:tc>
        <w:tc>
          <w:tcPr>
            <w:tcW w:type="dxa" w:w="2880"/>
          </w:tcPr>
          <w:p>
            <w:r>
              <w:rPr>
                <w:rFonts w:ascii="Consolas" w:hAnsi="Consolas"/>
                <w:color w:val="333333"/>
                <w:sz w:val="18"/>
              </w:rPr>
              <w:t>/dashboard</w:t>
            </w:r>
          </w:p>
        </w:tc>
        <w:tc>
          <w:tcPr>
            <w:tcW w:type="dxa" w:w="2880"/>
          </w:tcPr>
          <w:p>
            <w:r>
              <w:rPr>
                <w:rFonts w:ascii="Consolas" w:hAnsi="Consolas"/>
                <w:color w:val="333333"/>
                <w:sz w:val="18"/>
              </w:rPr>
              <w:t>/login</w:t>
            </w:r>
          </w:p>
        </w:tc>
      </w:tr>
    </w:tbl>
    <w:p/>
    <w:p>
      <w:r>
        <w:rPr>
          <w:b/>
        </w:rPr>
        <w:t>No leak. The specification can state that athlete screens are athlete only.</w:t>
      </w:r>
    </w:p>
    <w:p>
      <w:r>
        <w:rPr>
          <w:b/>
        </w:rPr>
        <w:t>But the middleware gap costs something real, and it is a decision.</w:t>
      </w:r>
      <w:r>
        <w:t xml:space="preserve"> Look at</w:t>
      </w:r>
    </w:p>
    <w:p>
      <w:r>
        <w:t xml:space="preserve">the right hand column. </w:t>
      </w:r>
      <w:r>
        <w:rPr>
          <w:rFonts w:ascii="Consolas" w:hAnsi="Consolas"/>
          <w:color w:val="333333"/>
          <w:sz w:val="18"/>
        </w:rPr>
        <w:t>/today</w:t>
      </w:r>
      <w:r>
        <w:t xml:space="preserve"> and </w:t>
      </w:r>
      <w:r>
        <w:rPr>
          <w:rFonts w:ascii="Consolas" w:hAnsi="Consolas"/>
          <w:color w:val="333333"/>
          <w:sz w:val="18"/>
        </w:rPr>
        <w:t>/check-in</w:t>
      </w:r>
      <w:r>
        <w:t xml:space="preserve"> come back with</w:t>
      </w:r>
    </w:p>
    <w:p>
      <w:r>
        <w:rPr>
          <w:rFonts w:ascii="Consolas" w:hAnsi="Consolas"/>
          <w:color w:val="333333"/>
          <w:sz w:val="18"/>
        </w:rPr>
        <w:t>?next=</w:t>
      </w:r>
      <w:r>
        <w:t xml:space="preserve"> and the other nine do not. A player who taps a push notification or a</w:t>
      </w:r>
    </w:p>
    <w:p>
      <w:r>
        <w:t xml:space="preserve">shared link to </w:t>
      </w:r>
      <w:r>
        <w:rPr>
          <w:rFonts w:ascii="Consolas" w:hAnsi="Consolas"/>
          <w:color w:val="333333"/>
          <w:sz w:val="18"/>
        </w:rPr>
        <w:t>/my-data</w:t>
      </w:r>
      <w:r>
        <w:t xml:space="preserve"> while signed out is sent to sign in and then landed on</w:t>
      </w:r>
    </w:p>
    <w:p>
      <w:r>
        <w:t xml:space="preserve">the default screen, not the one they were going to. </w:t>
      </w:r>
      <w:r>
        <w:rPr>
          <w:b/>
        </w:rPr>
        <w:t>DECISION 1.</w:t>
      </w:r>
    </w:p>
    <w:p>
      <w:pPr>
        <w:pStyle w:val="Heading4"/>
      </w:pPr>
      <w:r>
        <w:t>A1-2. Can an athlete see their own availability, restrictions and return to play stage? See DECISION 8.</w:t>
      </w:r>
    </w:p>
    <w:p>
      <w:pPr>
        <w:pStyle w:val="Heading4"/>
      </w:pPr>
      <w:r>
        <w:t>A1-3. Does My data show GPS derived figures, and what does a Basic club's athlete see? See DECISION 9.</w:t>
      </w:r>
    </w:p>
    <w:p>
      <w:pPr>
        <w:pStyle w:val="Heading4"/>
      </w:pPr>
      <w:r>
        <w:t>A1-4. Which notifications are actually sent, and which screen does each open? See DECISION 12.</w:t>
      </w:r>
    </w:p>
    <w:p>
      <w:pPr>
        <w:pStyle w:val="Heading4"/>
      </w:pPr>
      <w:r>
        <w:t>A1-5. Does an athlete with no group membership get told why comparisons are empty? See DECISION 13.</w:t>
      </w:r>
    </w:p>
    <w:p>
      <w:pPr>
        <w:pStyle w:val="Heading3"/>
      </w:pPr>
      <w:r>
        <w:t>Two things that turned out NOT to be problems</w:t>
      </w:r>
    </w:p>
    <w:p>
      <w:r>
        <w:t>Recorded because both were on the list to check and both came back clean, and a</w:t>
      </w:r>
    </w:p>
    <w:p>
      <w:r>
        <w:t>reconciliation that only lists faults is not a reconciliation.</w:t>
      </w:r>
    </w:p>
    <w:p>
      <w:r>
        <w:rPr>
          <w:b/>
        </w:rPr>
        <w:t>Athlete input IS validated server side.</w:t>
      </w:r>
      <w:r>
        <w:t xml:space="preserve"> The brief asks for any athlete input</w:t>
      </w:r>
    </w:p>
    <w:p>
      <w:r>
        <w:t>with no server side validation. There is almost none. Every scale, range and</w:t>
      </w:r>
    </w:p>
    <w:p>
      <w:r>
        <w:t>length is a CHECK constraint in the database, so it holds regardless of what the</w:t>
      </w:r>
    </w:p>
    <w:p>
      <w:r>
        <w:t>browser sends:</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Constraint</w:t>
            </w:r>
          </w:p>
        </w:tc>
      </w:tr>
      <w:tr>
        <w:tc>
          <w:tcPr>
            <w:tcW w:type="dxa" w:w="4320"/>
          </w:tcPr>
          <w:p>
            <w:r>
              <w:rPr>
                <w:rFonts w:ascii="Consolas" w:hAnsi="Consolas"/>
                <w:color w:val="333333"/>
                <w:sz w:val="18"/>
              </w:rPr>
              <w:t>wellness_entries.sleep_quality</w:t>
            </w:r>
            <w:r>
              <w:t xml:space="preserve">, </w:t>
            </w:r>
            <w:r>
              <w:rPr>
                <w:rFonts w:ascii="Consolas" w:hAnsi="Consolas"/>
                <w:color w:val="333333"/>
                <w:sz w:val="18"/>
              </w:rPr>
              <w:t>fatigue</w:t>
            </w:r>
            <w:r>
              <w:t xml:space="preserve">, </w:t>
            </w:r>
            <w:r>
              <w:rPr>
                <w:rFonts w:ascii="Consolas" w:hAnsi="Consolas"/>
                <w:color w:val="333333"/>
                <w:sz w:val="18"/>
              </w:rPr>
              <w:t>soreness</w:t>
            </w:r>
            <w:r>
              <w:t xml:space="preserve">, </w:t>
            </w:r>
            <w:r>
              <w:rPr>
                <w:rFonts w:ascii="Consolas" w:hAnsi="Consolas"/>
                <w:color w:val="333333"/>
                <w:sz w:val="18"/>
              </w:rPr>
              <w:t>stress</w:t>
            </w:r>
            <w:r>
              <w:t xml:space="preserve">, </w:t>
            </w:r>
            <w:r>
              <w:rPr>
                <w:rFonts w:ascii="Consolas" w:hAnsi="Consolas"/>
                <w:color w:val="333333"/>
                <w:sz w:val="18"/>
              </w:rPr>
              <w:t>mood</w:t>
            </w:r>
          </w:p>
        </w:tc>
        <w:tc>
          <w:tcPr>
            <w:tcW w:type="dxa" w:w="4320"/>
          </w:tcPr>
          <w:p>
            <w:r>
              <w:t>between 1 and 5</w:t>
            </w:r>
          </w:p>
        </w:tc>
      </w:tr>
      <w:tr>
        <w:tc>
          <w:tcPr>
            <w:tcW w:type="dxa" w:w="4320"/>
          </w:tcPr>
          <w:p>
            <w:r>
              <w:rPr>
                <w:rFonts w:ascii="Consolas" w:hAnsi="Consolas"/>
                <w:color w:val="333333"/>
                <w:sz w:val="18"/>
              </w:rPr>
              <w:t>wellness_entries.sleep_hours</w:t>
            </w:r>
          </w:p>
        </w:tc>
        <w:tc>
          <w:tcPr>
            <w:tcW w:type="dxa" w:w="4320"/>
          </w:tcPr>
          <w:p>
            <w:r>
              <w:t>between 0 and 14</w:t>
            </w:r>
          </w:p>
        </w:tc>
      </w:tr>
      <w:tr>
        <w:tc>
          <w:tcPr>
            <w:tcW w:type="dxa" w:w="4320"/>
          </w:tcPr>
          <w:p>
            <w:r>
              <w:rPr>
                <w:rFonts w:ascii="Consolas" w:hAnsi="Consolas"/>
                <w:color w:val="333333"/>
                <w:sz w:val="18"/>
              </w:rPr>
              <w:t>wellness_entries.body_mass_kg</w:t>
            </w:r>
          </w:p>
        </w:tc>
        <w:tc>
          <w:tcPr>
            <w:tcW w:type="dxa" w:w="4320"/>
          </w:tcPr>
          <w:p>
            <w:r>
              <w:t>between 30 and 200</w:t>
            </w:r>
          </w:p>
        </w:tc>
      </w:tr>
      <w:tr>
        <w:tc>
          <w:tcPr>
            <w:tcW w:type="dxa" w:w="4320"/>
          </w:tcPr>
          <w:p>
            <w:r>
              <w:rPr>
                <w:rFonts w:ascii="Consolas" w:hAnsi="Consolas"/>
                <w:color w:val="333333"/>
                <w:sz w:val="18"/>
              </w:rPr>
              <w:t>wellness_entries.resting_hr</w:t>
            </w:r>
          </w:p>
        </w:tc>
        <w:tc>
          <w:tcPr>
            <w:tcW w:type="dxa" w:w="4320"/>
          </w:tcPr>
          <w:p>
            <w:r>
              <w:t>between 20 and 220</w:t>
            </w:r>
          </w:p>
        </w:tc>
      </w:tr>
      <w:tr>
        <w:tc>
          <w:tcPr>
            <w:tcW w:type="dxa" w:w="4320"/>
          </w:tcPr>
          <w:p>
            <w:r>
              <w:rPr>
                <w:rFonts w:ascii="Consolas" w:hAnsi="Consolas"/>
                <w:color w:val="333333"/>
                <w:sz w:val="18"/>
              </w:rPr>
              <w:t>wellness_entries.comment</w:t>
            </w:r>
          </w:p>
        </w:tc>
        <w:tc>
          <w:tcPr>
            <w:tcW w:type="dxa" w:w="4320"/>
          </w:tcPr>
          <w:p>
            <w:r>
              <w:t>1,000 characters</w:t>
            </w:r>
          </w:p>
        </w:tc>
      </w:tr>
      <w:tr>
        <w:tc>
          <w:tcPr>
            <w:tcW w:type="dxa" w:w="4320"/>
          </w:tcPr>
          <w:p>
            <w:r>
              <w:rPr>
                <w:rFonts w:ascii="Consolas" w:hAnsi="Consolas"/>
                <w:color w:val="333333"/>
                <w:sz w:val="18"/>
              </w:rPr>
              <w:t>training_entries.rpe</w:t>
            </w:r>
          </w:p>
        </w:tc>
        <w:tc>
          <w:tcPr>
            <w:tcW w:type="dxa" w:w="4320"/>
          </w:tcPr>
          <w:p>
            <w:r>
              <w:t>between 1 and 10</w:t>
            </w:r>
          </w:p>
        </w:tc>
      </w:tr>
      <w:tr>
        <w:tc>
          <w:tcPr>
            <w:tcW w:type="dxa" w:w="4320"/>
          </w:tcPr>
          <w:p>
            <w:r>
              <w:rPr>
                <w:rFonts w:ascii="Consolas" w:hAnsi="Consolas"/>
                <w:color w:val="333333"/>
                <w:sz w:val="18"/>
              </w:rPr>
              <w:t>training_entries.duration_min</w:t>
            </w:r>
          </w:p>
        </w:tc>
        <w:tc>
          <w:tcPr>
            <w:tcW w:type="dxa" w:w="4320"/>
          </w:tcPr>
          <w:p>
            <w:r>
              <w:t>between 1 and 600</w:t>
            </w:r>
          </w:p>
        </w:tc>
      </w:tr>
      <w:tr>
        <w:tc>
          <w:tcPr>
            <w:tcW w:type="dxa" w:w="4320"/>
          </w:tcPr>
          <w:p>
            <w:r>
              <w:rPr>
                <w:rFonts w:ascii="Consolas" w:hAnsi="Consolas"/>
                <w:color w:val="333333"/>
                <w:sz w:val="18"/>
              </w:rPr>
              <w:t>training_entries.comment</w:t>
            </w:r>
          </w:p>
        </w:tc>
        <w:tc>
          <w:tcPr>
            <w:tcW w:type="dxa" w:w="4320"/>
          </w:tcPr>
          <w:p>
            <w:r>
              <w:t>1,000 characters</w:t>
            </w:r>
          </w:p>
        </w:tc>
      </w:tr>
      <w:tr>
        <w:tc>
          <w:tcPr>
            <w:tcW w:type="dxa" w:w="4320"/>
          </w:tcPr>
          <w:p>
            <w:r>
              <w:rPr>
                <w:rFonts w:ascii="Consolas" w:hAnsi="Consolas"/>
                <w:color w:val="333333"/>
                <w:sz w:val="18"/>
              </w:rPr>
              <w:t>nutrition_checkins.note</w:t>
            </w:r>
          </w:p>
        </w:tc>
        <w:tc>
          <w:tcPr>
            <w:tcW w:type="dxa" w:w="4320"/>
          </w:tcPr>
          <w:p>
            <w:r>
              <w:t>280 characters</w:t>
            </w:r>
          </w:p>
        </w:tc>
      </w:tr>
      <w:tr>
        <w:tc>
          <w:tcPr>
            <w:tcW w:type="dxa" w:w="4320"/>
          </w:tcPr>
          <w:p>
            <w:r>
              <w:rPr>
                <w:rFonts w:ascii="Consolas" w:hAnsi="Consolas"/>
                <w:color w:val="333333"/>
                <w:sz w:val="18"/>
              </w:rPr>
              <w:t>nutrition_checkins.week_start</w:t>
            </w:r>
          </w:p>
        </w:tc>
        <w:tc>
          <w:tcPr>
            <w:tcW w:type="dxa" w:w="4320"/>
          </w:tcPr>
          <w:p>
            <w:r>
              <w:t>must be a real week start, and iso_year and iso_week must agree with it</w:t>
            </w:r>
          </w:p>
        </w:tc>
      </w:tr>
    </w:tbl>
    <w:p/>
    <w:p>
      <w:r>
        <w:t xml:space="preserve">There are also client side validators in </w:t>
      </w:r>
      <w:r>
        <w:rPr>
          <w:rFonts w:ascii="Consolas" w:hAnsi="Consolas"/>
          <w:color w:val="333333"/>
          <w:sz w:val="18"/>
        </w:rPr>
        <w:t>src/lib/validation/</w:t>
      </w:r>
      <w:r>
        <w:t xml:space="preserve"> for wellness,</w:t>
      </w:r>
    </w:p>
    <w:p>
      <w:r>
        <w:t>training, nutrition, gym, problem reports and entry corrections. Those improve</w:t>
      </w:r>
    </w:p>
    <w:p>
      <w:r>
        <w:t>the message the athlete sees. The database is what enforces it.</w:t>
      </w:r>
    </w:p>
    <w:p>
      <w:r>
        <w:rPr>
          <w:b/>
        </w:rPr>
        <w:t>Every table an athlete writes has a row level security insert policy.</w:t>
      </w:r>
    </w:p>
    <w:p>
      <w:r>
        <w:rPr>
          <w:rFonts w:ascii="Consolas" w:hAnsi="Consolas"/>
          <w:color w:val="333333"/>
          <w:sz w:val="18"/>
        </w:rPr>
        <w:t>wellness_entries</w:t>
      </w:r>
      <w:r>
        <w:t xml:space="preserve"> 2, </w:t>
      </w:r>
      <w:r>
        <w:rPr>
          <w:rFonts w:ascii="Consolas" w:hAnsi="Consolas"/>
          <w:color w:val="333333"/>
          <w:sz w:val="18"/>
        </w:rPr>
        <w:t>training_entries</w:t>
      </w:r>
      <w:r>
        <w:t xml:space="preserve"> 3, </w:t>
      </w:r>
      <w:r>
        <w:rPr>
          <w:rFonts w:ascii="Consolas" w:hAnsi="Consolas"/>
          <w:color w:val="333333"/>
          <w:sz w:val="18"/>
        </w:rPr>
        <w:t>nutrition_checkins</w:t>
      </w:r>
      <w:r>
        <w:t xml:space="preserve"> 1,</w:t>
      </w:r>
    </w:p>
    <w:p>
      <w:r>
        <w:rPr>
          <w:rFonts w:ascii="Consolas" w:hAnsi="Consolas"/>
          <w:color w:val="333333"/>
          <w:sz w:val="18"/>
        </w:rPr>
        <w:t>gym_session_logs</w:t>
      </w:r>
      <w:r>
        <w:t xml:space="preserve"> 1, </w:t>
      </w:r>
      <w:r>
        <w:rPr>
          <w:rFonts w:ascii="Consolas" w:hAnsi="Consolas"/>
          <w:color w:val="333333"/>
          <w:sz w:val="18"/>
        </w:rPr>
        <w:t>gym_set_logs</w:t>
      </w:r>
      <w:r>
        <w:t xml:space="preserve"> 1, </w:t>
      </w:r>
      <w:r>
        <w:rPr>
          <w:rFonts w:ascii="Consolas" w:hAnsi="Consolas"/>
          <w:color w:val="333333"/>
          <w:sz w:val="18"/>
        </w:rPr>
        <w:t>problem_reports</w:t>
      </w:r>
      <w:r>
        <w:t xml:space="preserve"> 1, </w:t>
      </w:r>
      <w:r>
        <w:rPr>
          <w:rFonts w:ascii="Consolas" w:hAnsi="Consolas"/>
          <w:color w:val="333333"/>
          <w:sz w:val="18"/>
        </w:rPr>
        <w:t>athlete_consents</w:t>
      </w:r>
    </w:p>
    <w:p>
      <w:pPr>
        <w:pStyle w:val="ListNumber"/>
      </w:pPr>
      <w:r>
        <w:t>No athlete writable table is unprotected.</w:t>
      </w:r>
    </w:p>
    <w:p>
      <w:r>
        <w:rPr>
          <w:b/>
        </w:rPr>
        <w:t>Under 18 is modelled, contrary to first impression.</w:t>
      </w:r>
      <w:r>
        <w:t xml:space="preserve"> </w:t>
      </w:r>
      <w:r>
        <w:rPr>
          <w:rFonts w:ascii="Consolas" w:hAnsi="Consolas"/>
          <w:color w:val="333333"/>
          <w:sz w:val="18"/>
        </w:rPr>
        <w:t>athletes</w:t>
      </w:r>
      <w:r>
        <w:t xml:space="preserve"> carries</w:t>
      </w:r>
    </w:p>
    <w:p>
      <w:r>
        <w:rPr>
          <w:rFonts w:ascii="Consolas" w:hAnsi="Consolas"/>
          <w:color w:val="333333"/>
          <w:sz w:val="18"/>
        </w:rPr>
        <w:t>date_of_birth</w:t>
      </w:r>
      <w:r>
        <w:t xml:space="preserve">, </w:t>
      </w:r>
      <w:r>
        <w:rPr>
          <w:rFonts w:ascii="Consolas" w:hAnsi="Consolas"/>
          <w:color w:val="333333"/>
          <w:sz w:val="18"/>
        </w:rPr>
        <w:t>dob_asserted_by</w:t>
      </w:r>
      <w:r>
        <w:t xml:space="preserve">, </w:t>
      </w:r>
      <w:r>
        <w:rPr>
          <w:rFonts w:ascii="Consolas" w:hAnsi="Consolas"/>
          <w:color w:val="333333"/>
          <w:sz w:val="18"/>
        </w:rPr>
        <w:t>dob_asserted_at</w:t>
      </w:r>
      <w:r>
        <w:t>,</w:t>
      </w:r>
    </w:p>
    <w:p>
      <w:r>
        <w:rPr>
          <w:rFonts w:ascii="Consolas" w:hAnsi="Consolas"/>
          <w:color w:val="333333"/>
          <w:sz w:val="18"/>
        </w:rPr>
        <w:t>parental_consent_recorded_at</w:t>
      </w:r>
      <w:r>
        <w:t xml:space="preserve">, </w:t>
      </w:r>
      <w:r>
        <w:rPr>
          <w:rFonts w:ascii="Consolas" w:hAnsi="Consolas"/>
          <w:color w:val="333333"/>
          <w:sz w:val="18"/>
        </w:rPr>
        <w:t>parental_consent_recorded_by</w:t>
      </w:r>
      <w:r>
        <w:t>,</w:t>
      </w:r>
    </w:p>
    <w:p>
      <w:r>
        <w:rPr>
          <w:rFonts w:ascii="Consolas" w:hAnsi="Consolas"/>
          <w:color w:val="333333"/>
          <w:sz w:val="18"/>
        </w:rPr>
        <w:t>parental_consent_method</w:t>
      </w:r>
      <w:r>
        <w:t xml:space="preserve"> and </w:t>
      </w:r>
      <w:r>
        <w:rPr>
          <w:rFonts w:ascii="Consolas" w:hAnsi="Consolas"/>
          <w:color w:val="333333"/>
          <w:sz w:val="18"/>
        </w:rPr>
        <w:t>activation_blocked_reason</w:t>
      </w:r>
      <w:r>
        <w:t>. The product knows who</w:t>
      </w:r>
    </w:p>
    <w:p>
      <w:r>
        <w:t>is a child and whether consent was recorded. What is undecided is what the app</w:t>
      </w:r>
    </w:p>
    <w:p>
      <w:r>
        <w:t>then DOES differently, which is DECISION 10.</w:t>
      </w:r>
    </w:p>
    <w:p>
      <w:pPr>
        <w:pStyle w:val="Heading3"/>
      </w:pPr>
      <w:r>
        <w:t>The decisions</w:t>
      </w:r>
    </w:p>
    <w:p>
      <w:pPr>
        <w:pStyle w:val="Heading4"/>
      </w:pPr>
      <w:r>
        <w:t>DECISION 1. Nine athlete routes lose the destination a signed out visitor was going to. LOW, but cheap to fix.</w:t>
      </w:r>
    </w:p>
    <w:p>
      <w:r>
        <w:rPr>
          <w:b/>
        </w:rPr>
        <w:t>What happens.</w:t>
      </w:r>
      <w:r>
        <w:t xml:space="preserve"> </w:t>
      </w:r>
      <w:r>
        <w:rPr>
          <w:rFonts w:ascii="Consolas" w:hAnsi="Consolas"/>
          <w:color w:val="333333"/>
          <w:sz w:val="18"/>
        </w:rPr>
        <w:t>/today</w:t>
      </w:r>
      <w:r>
        <w:t xml:space="preserve"> and </w:t>
      </w:r>
      <w:r>
        <w:rPr>
          <w:rFonts w:ascii="Consolas" w:hAnsi="Consolas"/>
          <w:color w:val="333333"/>
          <w:sz w:val="18"/>
        </w:rPr>
        <w:t>/check-in</w:t>
      </w:r>
      <w:r>
        <w:t xml:space="preserve"> are in </w:t>
      </w:r>
      <w:r>
        <w:rPr>
          <w:rFonts w:ascii="Consolas" w:hAnsi="Consolas"/>
          <w:color w:val="333333"/>
          <w:sz w:val="18"/>
        </w:rPr>
        <w:t>ATHLETE_PREFIXES</w:t>
      </w:r>
      <w:r>
        <w:t>, so the</w:t>
      </w:r>
    </w:p>
    <w:p>
      <w:r>
        <w:t xml:space="preserve">middleware sends a signed out visitor to </w:t>
      </w:r>
      <w:r>
        <w:rPr>
          <w:rFonts w:ascii="Consolas" w:hAnsi="Consolas"/>
          <w:color w:val="333333"/>
          <w:sz w:val="18"/>
        </w:rPr>
        <w:t>/login?next=/today</w:t>
      </w:r>
      <w:r>
        <w:t>. The other nine</w:t>
      </w:r>
    </w:p>
    <w:p>
      <w:r>
        <w:t xml:space="preserve">athlete routes are not, so they get a bare </w:t>
      </w:r>
      <w:r>
        <w:rPr>
          <w:rFonts w:ascii="Consolas" w:hAnsi="Consolas"/>
          <w:color w:val="333333"/>
          <w:sz w:val="18"/>
        </w:rPr>
        <w:t>/login</w:t>
      </w:r>
      <w:r>
        <w:t xml:space="preserve"> and the visitor is landed</w:t>
      </w:r>
    </w:p>
    <w:p>
      <w:r>
        <w:t>wherever sign in defaults to.</w:t>
      </w:r>
    </w:p>
    <w:p>
      <w:r>
        <w:rPr>
          <w:b/>
        </w:rPr>
        <w:t>Why it matters.</w:t>
      </w:r>
      <w:r>
        <w:t xml:space="preserve"> Every push notification and every shared link to a screen</w:t>
      </w:r>
    </w:p>
    <w:p>
      <w:r>
        <w:t>other than Today lands in the wrong place if the app has signed the player out.</w:t>
      </w:r>
    </w:p>
    <w:p>
      <w:r>
        <w:rPr>
          <w:b/>
        </w:rPr>
        <w:t>Options.</w:t>
      </w:r>
      <w:r>
        <w:t xml:space="preserve"> (a) Add the nine prefixes to </w:t>
      </w:r>
      <w:r>
        <w:rPr>
          <w:rFonts w:ascii="Consolas" w:hAnsi="Consolas"/>
          <w:color w:val="333333"/>
          <w:sz w:val="18"/>
        </w:rPr>
        <w:t>ATHLETE_PREFIXES</w:t>
      </w:r>
      <w:r>
        <w:t>. (b) Leave it, and</w:t>
      </w:r>
    </w:p>
    <w:p>
      <w:r>
        <w:t>accept that deep links only survive for two screens. (c) Replace the prefix list</w:t>
      </w:r>
    </w:p>
    <w:p>
      <w:r>
        <w:t>with the route group, so a new athlete screen is covered without anyone</w:t>
      </w:r>
    </w:p>
    <w:p>
      <w:r>
        <w:t>remembering.</w:t>
      </w:r>
    </w:p>
    <w:p>
      <w:r>
        <w:rPr>
          <w:b/>
        </w:rPr>
        <w:t>No winner picked.</w:t>
      </w:r>
      <w:r>
        <w:t xml:space="preserve"> (c) is the one that does not decay, and it is the largest</w:t>
      </w:r>
    </w:p>
    <w:p>
      <w:r>
        <w:t>change.</w:t>
      </w:r>
    </w:p>
    <w:p>
      <w:pPr>
        <w:pStyle w:val="Heading4"/>
      </w:pPr>
      <w:r>
        <w:t>DECISION 2. Nutrition guidance sits under a tab called Gym. MEDIUM.</w:t>
      </w:r>
    </w:p>
    <w:p>
      <w:r>
        <w:rPr>
          <w:rFonts w:ascii="Consolas" w:hAnsi="Consolas"/>
          <w:color w:val="333333"/>
          <w:sz w:val="18"/>
        </w:rPr>
        <w:t>/programme/nutrition</w:t>
      </w:r>
      <w:r>
        <w:t xml:space="preserve"> is reached from </w:t>
      </w:r>
      <w:r>
        <w:rPr>
          <w:rFonts w:ascii="Consolas" w:hAnsi="Consolas"/>
          <w:color w:val="333333"/>
          <w:sz w:val="18"/>
        </w:rPr>
        <w:t>/programme</w:t>
      </w:r>
      <w:r>
        <w:t>, and the tab bar labels that</w:t>
      </w:r>
    </w:p>
    <w:p>
      <w:r>
        <w:t xml:space="preserve">tab </w:t>
      </w:r>
      <w:r>
        <w:rPr>
          <w:b/>
        </w:rPr>
        <w:t>Gym</w:t>
      </w:r>
      <w:r>
        <w:t xml:space="preserve"> (</w:t>
      </w:r>
      <w:r>
        <w:rPr>
          <w:rFonts w:ascii="Consolas" w:hAnsi="Consolas"/>
          <w:color w:val="333333"/>
          <w:sz w:val="18"/>
        </w:rPr>
        <w:t>src/components/AthleteTabBar/AthleteTabBar.tsx</w:t>
      </w:r>
      <w:r>
        <w:t>). A player looking</w:t>
      </w:r>
    </w:p>
    <w:p>
      <w:r>
        <w:t>for what to eat has to know it lives behind Gym.</w:t>
      </w:r>
    </w:p>
    <w:p>
      <w:r>
        <w:rPr>
          <w:b/>
        </w:rPr>
        <w:t>Options.</w:t>
      </w:r>
      <w:r>
        <w:t xml:space="preserve"> (a) Rename the tab to something covering both, for example</w:t>
      </w:r>
    </w:p>
    <w:p>
      <w:r>
        <w:t>Programme. (b) Move nutrition guidance under Me. (c) Add a fifth tab. (d) Leave</w:t>
      </w:r>
    </w:p>
    <w:p>
      <w:r>
        <w:t>it and rely on the link from Today.</w:t>
      </w:r>
    </w:p>
    <w:p>
      <w:r>
        <w:rPr>
          <w:b/>
        </w:rPr>
        <w:t>This is a product decision about what the four tabs mean, not a bug.</w:t>
      </w:r>
    </w:p>
    <w:p>
      <w:pPr>
        <w:pStyle w:val="Heading4"/>
      </w:pPr>
      <w:r>
        <w:t>DECISION 3. An athlete cannot delete their own account. HIGH for a native app, real for a web one.</w:t>
      </w:r>
    </w:p>
    <w:p>
      <w:r>
        <w:rPr>
          <w:b/>
        </w:rPr>
        <w:t>NOT BUILT</w:t>
      </w:r>
      <w:r>
        <w:t xml:space="preserve"> in either surface. Erasure exists only as an audited staff process</w:t>
      </w:r>
    </w:p>
    <w:p>
      <w:r>
        <w:t>(</w:t>
      </w:r>
      <w:r>
        <w:rPr>
          <w:rFonts w:ascii="Consolas" w:hAnsi="Consolas"/>
          <w:color w:val="333333"/>
          <w:sz w:val="18"/>
        </w:rPr>
        <w:t>src/lib/retention/</w:t>
      </w:r>
      <w:r>
        <w:t xml:space="preserve">, </w:t>
      </w:r>
      <w:r>
        <w:rPr>
          <w:rFonts w:ascii="Consolas" w:hAnsi="Consolas"/>
          <w:color w:val="333333"/>
          <w:sz w:val="18"/>
        </w:rPr>
        <w:t>docs/09-security-and-compliance.md</w:t>
      </w:r>
      <w:r>
        <w:t xml:space="preserve"> section 6).</w:t>
      </w:r>
    </w:p>
    <w:p>
      <w:r>
        <w:t>Apple requires in app account deletion for any app with account creation,</w:t>
      </w:r>
    </w:p>
    <w:p>
      <w:r>
        <w:rPr>
          <w:b/>
        </w:rPr>
        <w:t>guideline 5.1.1(v)</w:t>
      </w:r>
      <w:r>
        <w:t>. It is also a reasonable expectation for a web app under</w:t>
      </w:r>
    </w:p>
    <w:p>
      <w:r>
        <w:t>UK GDPR article 17.</w:t>
      </w:r>
    </w:p>
    <w:p>
      <w:r>
        <w:t xml:space="preserve">Stage A0 recorded the working answer: </w:t>
      </w:r>
      <w:r>
        <w:rPr>
          <w:b/>
        </w:rPr>
        <w:t>the specification will require it.</w:t>
      </w:r>
      <w:r>
        <w:t xml:space="preserve"> This</w:t>
      </w:r>
    </w:p>
    <w:p>
      <w:r>
        <w:t>entry is where that is carried, and it is still open to reversal. Note the real</w:t>
      </w:r>
    </w:p>
    <w:p>
      <w:r>
        <w:t>complexity, which is not the button: an athlete's wellness and injury history is</w:t>
      </w:r>
    </w:p>
    <w:p>
      <w:r>
        <w:t>club held data the club may have a lawful basis to keep</w:t>
      </w:r>
    </w:p>
    <w:p>
      <w:r>
        <w:t>(</w:t>
      </w:r>
      <w:r>
        <w:rPr>
          <w:rFonts w:ascii="Consolas" w:hAnsi="Consolas"/>
          <w:color w:val="333333"/>
          <w:sz w:val="18"/>
        </w:rPr>
        <w:t>docs/09-security-and-compliance.md</w:t>
      </w:r>
      <w:r>
        <w:t xml:space="preserve"> section 5, the article 17 table). Deleting</w:t>
      </w:r>
    </w:p>
    <w:p>
      <w:r>
        <w:t>the account cannot mean deleting the injury record. **What the athlete is told</w:t>
      </w:r>
    </w:p>
    <w:p>
      <w:r>
        <w:t>about that distinction is the actual design work.**</w:t>
      </w:r>
    </w:p>
    <w:p>
      <w:ins w:id="9040" w:author="Claude" w:date="2026-09-08T00:00:00Z">
        <w:r>
          <w:rPr>
            <w:b/>
          </w:rPr>
          <w:t>Flag, Claude, 8 September 2026: this is not yet your decision.</w:t>
        </w:r>
        <w:r>
          <w:t xml:space="preserve"> Stage A0 section 10 records that "the specification will require it" was Claude Code's own recommendation, carried forward after you did not answer the question it was put to you as. It has been written into this document since as settled fact. It is a reasonable recommendation and I would make the same one, but it has not actually had your sign-off yet. Say so explicitly, or say you would rather it stayed out, before treating it as agreed.</w:t>
        </w:r>
      </w:ins>
    </w:p>
    <w:p>
      <w:pPr>
        <w:pStyle w:val="Heading4"/>
      </w:pPr>
      <w:r>
        <w:t>DECISION 4. HealthKit is a consent record with nothing behind it. MEDIUM.</w:t>
      </w:r>
    </w:p>
    <w:p>
      <w:r>
        <w:rPr>
          <w:rFonts w:ascii="Consolas" w:hAnsi="Consolas"/>
          <w:color w:val="333333"/>
          <w:sz w:val="18"/>
        </w:rPr>
        <w:t>athlete_consents.purpose = 'healthkit_sync'</w:t>
      </w:r>
      <w:r>
        <w:t xml:space="preserve"> is written by</w:t>
      </w:r>
    </w:p>
    <w:p>
      <w:r>
        <w:rPr>
          <w:rFonts w:ascii="Consolas" w:hAnsi="Consolas"/>
          <w:color w:val="333333"/>
          <w:sz w:val="18"/>
        </w:rPr>
        <w:t>src/components/HealthkitConsentToggle/HealthkitConsentToggle.tsx</w:t>
      </w:r>
      <w:r>
        <w:t xml:space="preserve"> and read on</w:t>
      </w:r>
    </w:p>
    <w:p>
      <w:r>
        <w:rPr>
          <w:rFonts w:ascii="Consolas" w:hAnsi="Consolas"/>
          <w:color w:val="333333"/>
          <w:sz w:val="18"/>
        </w:rPr>
        <w:t>/me</w:t>
      </w:r>
      <w:r>
        <w:t xml:space="preserve"> (</w:t>
      </w:r>
      <w:r>
        <w:rPr>
          <w:rFonts w:ascii="Consolas" w:hAnsi="Consolas"/>
          <w:color w:val="333333"/>
          <w:sz w:val="18"/>
        </w:rPr>
        <w:t>src/app/(athlete)/me/page.tsx:253</w:t>
      </w:r>
      <w:r>
        <w:t>). There is no HealthKit integration:</w:t>
      </w:r>
    </w:p>
    <w:p>
      <w:r>
        <w:t>no native code anywhere, and **no table holds device sourced sleep, resting heart</w:t>
      </w:r>
    </w:p>
    <w:p>
      <w:r>
        <w:t>rate or HRV**. Checked directly.</w:t>
      </w:r>
    </w:p>
    <w:p>
      <w:r>
        <w:t>So an athlete can turn on a permission for a feature that does not exist, and</w:t>
      </w:r>
    </w:p>
    <w:p>
      <w:r>
        <w:rPr>
          <w:rFonts w:ascii="Consolas" w:hAnsi="Consolas"/>
          <w:color w:val="333333"/>
          <w:sz w:val="18"/>
        </w:rPr>
        <w:t>docs/07-integrations.md</w:t>
      </w:r>
      <w:r>
        <w:t xml:space="preserve"> describes Apple Health as a Premium feature.</w:t>
      </w:r>
    </w:p>
    <w:p>
      <w:r>
        <w:rPr>
          <w:b/>
        </w:rPr>
        <w:t>Options.</w:t>
      </w:r>
      <w:r>
        <w:t xml:space="preserve"> (a) Hide the toggle until ingestion exists. (b) Keep it and label it</w:t>
      </w:r>
    </w:p>
    <w:p>
      <w:r>
        <w:t>plainly as not yet active. (c) Keep it as is.</w:t>
      </w:r>
    </w:p>
    <w:p>
      <w:r>
        <w:rPr>
          <w:b/>
        </w:rPr>
        <w:t>(c) is the current behaviour and it is the one that misleads.</w:t>
      </w:r>
    </w:p>
    <w:p>
      <w:pPr>
        <w:pStyle w:val="Heading4"/>
      </w:pPr>
      <w:r>
        <w:t>DECISION 5. The specification's own premise is wrong, and Stage A0 settled it. Recorded here so it is not lost.</w:t>
      </w:r>
    </w:p>
    <w:p>
      <w:r>
        <w:t>There is no iOS app. Stage A0 section 11 re-verified that on 7 September. The</w:t>
      </w:r>
    </w:p>
    <w:p>
      <w:r>
        <w:t xml:space="preserve">answer recorded was </w:t>
      </w:r>
      <w:r>
        <w:rPr>
          <w:b/>
        </w:rPr>
        <w:t>option C</w:t>
      </w:r>
      <w:r>
        <w:t>: specify the responsive web app that exists, and</w:t>
      </w:r>
    </w:p>
    <w:p>
      <w:r>
        <w:t>add a separate appendix for what a native shell would additionally need.</w:t>
      </w:r>
    </w:p>
    <w:p>
      <w:pPr>
        <w:pStyle w:val="Heading4"/>
      </w:pPr>
      <w:r>
        <w:t>DECISION 6. Package 1 and Package 2 do not exist as a distinction in the athlete app. LOW.</w:t>
      </w:r>
    </w:p>
    <w:p>
      <w:r>
        <w:t>The brief asks each screen to be labelled Package 1 or Package 2. Stage A1</w:t>
      </w:r>
    </w:p>
    <w:p>
      <w:r>
        <w:t>section 6 found **no Premium only athlete screen and no tier gate in the athlete</w:t>
      </w:r>
    </w:p>
    <w:p>
      <w:r>
        <w:t>shell**. Every athlete screen is Base.</w:t>
      </w:r>
    </w:p>
    <w:p>
      <w:r>
        <w:rPr>
          <w:b/>
        </w:rPr>
        <w:t>Options.</w:t>
      </w:r>
      <w:r>
        <w:t xml:space="preserve"> (a) Drop the Package column from the athlete specification. (b) Keep</w:t>
      </w:r>
    </w:p>
    <w:p>
      <w:r>
        <w:t>it, recording every screen as Base, so the column is there when a gate appears.</w:t>
      </w:r>
    </w:p>
    <w:p>
      <w:pPr>
        <w:pStyle w:val="Heading4"/>
      </w:pPr>
      <w:r>
        <w:t>DECISION 7. Readiness is computed twice and the athlete sees one of them. HIGH, and it is the trust one.</w:t>
      </w:r>
    </w:p>
    <w:p>
      <w:r>
        <w:rPr>
          <w:rFonts w:ascii="Consolas" w:hAnsi="Consolas"/>
          <w:color w:val="333333"/>
          <w:sz w:val="18"/>
        </w:rPr>
        <w:t>docs/metrics.md</w:t>
      </w:r>
      <w:r>
        <w:t xml:space="preserve"> carries </w:t>
      </w:r>
      <w:r>
        <w:rPr>
          <w:b/>
        </w:rPr>
        <w:t>MET-001 Readiness score</w:t>
      </w:r>
      <w:r>
        <w:t xml:space="preserve"> and **MET-002 Readiness</w:t>
      </w:r>
    </w:p>
    <w:p>
      <w:r>
        <w:t>score, analytics version** as two separate entries. Two definitions of one word.</w:t>
      </w:r>
    </w:p>
    <w:p>
      <w:r>
        <w:t>The brief is explicit that a number an athlete sees which is computed differently</w:t>
      </w:r>
    </w:p>
    <w:p>
      <w:r>
        <w:t>from the staff version breaks trust directly. **Stage B1 resolves which surface</w:t>
      </w:r>
    </w:p>
    <w:p>
      <w:r>
        <w:t>shows which**, and this entry exists so the answer is a decision rather than a</w:t>
      </w:r>
    </w:p>
    <w:p>
      <w:r>
        <w:t>description. If the athlete's readiness and the coach's readiness can differ for</w:t>
      </w:r>
    </w:p>
    <w:p>
      <w:r>
        <w:t>the same day, that must either be fixed or be explained on screen.</w:t>
      </w:r>
    </w:p>
    <w:p>
      <w:pPr>
        <w:pStyle w:val="Heading4"/>
      </w:pPr>
      <w:r>
        <w:t>DECISION 8. ANSWERED, and the answer is more generous than expected. No decision needed unless you disagree with it.</w:t>
      </w:r>
    </w:p>
    <w:p>
      <w:r>
        <w:t>**This entry was drafted as "not yet traced" and then traced. Recorded as a</w:t>
      </w:r>
    </w:p>
    <w:p>
      <w:r>
        <w:t>correction rather than quietly rewritten, because the first draft was wrong.**</w:t>
      </w:r>
    </w:p>
    <w:p>
      <w:r>
        <w:t>An athlete can read, about themselves: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What</w:t>
            </w:r>
          </w:p>
        </w:tc>
        <w:tc>
          <w:tcPr>
            <w:tcW w:type="dxa" w:w="2880"/>
          </w:tcPr>
          <w:p>
            <w:r>
              <w:rPr>
                <w:b/>
              </w:rPr>
              <w:t>How</w:t>
            </w:r>
          </w:p>
        </w:tc>
        <w:tc>
          <w:tcPr>
            <w:tcW w:type="dxa" w:w="2880"/>
          </w:tcPr>
          <w:p>
            <w:r>
              <w:rPr>
                <w:b/>
              </w:rPr>
              <w:t>Citation</w:t>
            </w:r>
          </w:p>
        </w:tc>
      </w:tr>
      <w:tr>
        <w:tc>
          <w:tcPr>
            <w:tcW w:type="dxa" w:w="2880"/>
          </w:tcPr>
          <w:p>
            <w:r>
              <w:t>Their own injuries: body area, status, dates</w:t>
            </w:r>
          </w:p>
        </w:tc>
        <w:tc>
          <w:tcPr>
            <w:tcW w:type="dxa" w:w="2880"/>
          </w:tcPr>
          <w:p>
            <w:r>
              <w:rPr>
                <w:rFonts w:ascii="Consolas" w:hAnsi="Consolas"/>
                <w:color w:val="333333"/>
                <w:sz w:val="18"/>
              </w:rPr>
              <w:t>injuries_self_select</w:t>
            </w:r>
            <w:r>
              <w:t xml:space="preserve">, </w:t>
            </w:r>
            <w:r>
              <w:rPr>
                <w:rFonts w:ascii="Consolas" w:hAnsi="Consolas"/>
                <w:color w:val="333333"/>
                <w:sz w:val="18"/>
              </w:rPr>
              <w:t>athlete_id = auth_athlete_id()</w:t>
            </w:r>
          </w:p>
        </w:tc>
        <w:tc>
          <w:tcPr>
            <w:tcW w:type="dxa" w:w="2880"/>
          </w:tcPr>
          <w:p>
            <w:r>
              <w:rPr>
                <w:rFonts w:ascii="Consolas" w:hAnsi="Consolas"/>
                <w:color w:val="333333"/>
                <w:sz w:val="18"/>
              </w:rPr>
              <w:t>supabase/migrations/0012_rls_policies.sql:656</w:t>
            </w:r>
          </w:p>
        </w:tc>
      </w:tr>
      <w:tr>
        <w:tc>
          <w:tcPr>
            <w:tcW w:type="dxa" w:w="2880"/>
          </w:tcPr>
          <w:p>
            <w:r>
              <w:t>Their own availability and restrictions</w:t>
            </w:r>
          </w:p>
        </w:tc>
        <w:tc>
          <w:tcPr>
            <w:tcW w:type="dxa" w:w="2880"/>
          </w:tcPr>
          <w:p>
            <w:r>
              <w:rPr>
                <w:rFonts w:ascii="Consolas" w:hAnsi="Consolas"/>
                <w:color w:val="333333"/>
                <w:sz w:val="18"/>
              </w:rPr>
              <w:t>availability_self_select</w:t>
            </w:r>
            <w:r>
              <w:t>, same predicate</w:t>
            </w:r>
          </w:p>
        </w:tc>
        <w:tc>
          <w:tcPr>
            <w:tcW w:type="dxa" w:w="2880"/>
          </w:tcPr>
          <w:p>
            <w:r>
              <w:rPr>
                <w:rFonts w:ascii="Consolas" w:hAnsi="Consolas"/>
                <w:color w:val="333333"/>
                <w:sz w:val="18"/>
              </w:rPr>
              <w:t>0012_rls_policies.sql:725</w:t>
            </w:r>
          </w:p>
        </w:tc>
      </w:tr>
      <w:tr>
        <w:tc>
          <w:tcPr>
            <w:tcW w:type="dxa" w:w="2880"/>
          </w:tcPr>
          <w:p>
            <w:r>
              <w:t>Their own clinical detail: diagnosis, mechanism, severity, tissue type, imaging, referral, treatment plan</w:t>
            </w:r>
          </w:p>
        </w:tc>
        <w:tc>
          <w:tcPr>
            <w:tcW w:type="dxa" w:w="2880"/>
          </w:tcPr>
          <w:p>
            <w:r>
              <w:rPr>
                <w:rFonts w:ascii="Consolas" w:hAnsi="Consolas"/>
                <w:color w:val="333333"/>
                <w:sz w:val="18"/>
              </w:rPr>
              <w:t>injury_clinical_athlete_view</w:t>
            </w:r>
          </w:p>
        </w:tc>
        <w:tc>
          <w:tcPr>
            <w:tcW w:type="dxa" w:w="2880"/>
          </w:tcPr>
          <w:p>
            <w:r>
              <w:rPr>
                <w:rFonts w:ascii="Consolas" w:hAnsi="Consolas"/>
                <w:color w:val="333333"/>
                <w:sz w:val="18"/>
              </w:rPr>
              <w:t>0010_helper_functions_and_triggers.sql</w:t>
            </w:r>
          </w:p>
        </w:tc>
      </w:tr>
    </w:tbl>
    <w:p/>
    <w:p>
      <w:r>
        <w:rPr>
          <w:b/>
        </w:rPr>
        <w:t>The one thing withheld is `clinical_notes`</w:t>
      </w:r>
      <w:r>
        <w:t>, and the schema comment says so</w:t>
      </w:r>
    </w:p>
    <w:p>
      <w:r>
        <w:t>plainly: "clinical_notes is absent. It is absent here and nowhere else in the</w:t>
      </w:r>
    </w:p>
    <w:p>
      <w:r>
        <w:t>product."</w:t>
      </w:r>
    </w:p>
    <w:p>
      <w:r>
        <w:rPr>
          <w:b/>
        </w:rPr>
        <w:t>How that is done is worth reading</w:t>
      </w:r>
      <w:r>
        <w:t>, because it is the opposite of a shortcut.</w:t>
      </w:r>
    </w:p>
    <w:p>
      <w:r>
        <w:rPr>
          <w:rFonts w:ascii="Consolas" w:hAnsi="Consolas"/>
          <w:color w:val="333333"/>
          <w:sz w:val="18"/>
        </w:rPr>
        <w:t>injury_clinical</w:t>
      </w:r>
      <w:r>
        <w:t xml:space="preserve"> has NO athlete policy at all: the table is medic only for every</w:t>
      </w:r>
    </w:p>
    <w:p>
      <w:r>
        <w:t>operation, so an athlete cannot query it directly through PostgREST. The view is</w:t>
      </w:r>
    </w:p>
    <w:p>
      <w:r>
        <w:t>the only path, it is the one deliberate definer rights view in the schema, it</w:t>
      </w:r>
    </w:p>
    <w:p>
      <w:r>
        <w:t>carries its own tenancy and subject predicates checked against the JWT rather</w:t>
      </w:r>
    </w:p>
    <w:p>
      <w:r>
        <w:t xml:space="preserve">than against anything the caller supplies, and it is </w:t>
      </w:r>
      <w:r>
        <w:rPr>
          <w:rFonts w:ascii="Consolas" w:hAnsi="Consolas"/>
          <w:color w:val="333333"/>
          <w:sz w:val="18"/>
        </w:rPr>
        <w:t>security_barrier</w:t>
      </w:r>
      <w:r>
        <w:t xml:space="preserve"> so a</w:t>
      </w:r>
    </w:p>
    <w:p>
      <w:r>
        <w:t>user supplied volatile function cannot be pushed below its filters. A coach has</w:t>
      </w:r>
    </w:p>
    <w:p>
      <w:r>
        <w:t>no athlete row and matches nothing.</w:t>
      </w:r>
    </w:p>
    <w:p>
      <w:r>
        <w:t>**So the answer to Stage A1's most important open question is: an athlete sees</w:t>
      </w:r>
    </w:p>
    <w:p>
      <w:r>
        <w:t>their own injury record including their diagnosis, and not the physio's private</w:t>
      </w:r>
    </w:p>
    <w:p>
      <w:r>
        <w:t>notes.** That is a defensible line and it is already built.</w:t>
      </w:r>
    </w:p>
    <w:p>
      <w:r>
        <w:rPr>
          <w:b/>
        </w:rPr>
        <w:t>What is still untraced is whether any athlete SCREEN reads it.</w:t>
      </w:r>
      <w:r>
        <w:t xml:space="preserve"> The database</w:t>
      </w:r>
    </w:p>
    <w:p>
      <w:r>
        <w:t xml:space="preserve">permits it; no athlete page under </w:t>
      </w:r>
      <w:r>
        <w:rPr>
          <w:rFonts w:ascii="Consolas" w:hAnsi="Consolas"/>
          <w:color w:val="333333"/>
          <w:sz w:val="18"/>
        </w:rPr>
        <w:t>src/app/(athlete)/</w:t>
      </w:r>
      <w:r>
        <w:t xml:space="preserve"> was found referencing</w:t>
      </w:r>
    </w:p>
    <w:p>
      <w:r>
        <w:t>injuries, availability or the view. Stage B3 checks per screen. A right that no</w:t>
      </w:r>
    </w:p>
    <w:p>
      <w:r>
        <w:t>screen exercises is a right the athlete does not have in practice.</w:t>
      </w:r>
    </w:p>
    <w:p>
      <w:pPr>
        <w:pStyle w:val="Heading4"/>
      </w:pPr>
      <w:r>
        <w:t>DECISION 9. Is any athlete number GPS derived, and what does a Basic club's player see? MEDIUM.</w:t>
      </w:r>
    </w:p>
    <w:p>
      <w:r>
        <w:t>Stage A1 section 6 found no tier gate anywhere in the athlete shell. But</w:t>
      </w:r>
    </w:p>
    <w:p>
      <w:r>
        <w:rPr>
          <w:rFonts w:ascii="Consolas" w:hAnsi="Consolas"/>
          <w:color w:val="333333"/>
          <w:sz w:val="18"/>
        </w:rPr>
        <w:t>docs/12-product-tiers.md</w:t>
      </w:r>
      <w:r>
        <w:t xml:space="preserve"> makes GPS, the training report and the analytics chart</w:t>
      </w:r>
    </w:p>
    <w:p>
      <w:r>
        <w:t xml:space="preserve">Premium. If </w:t>
      </w:r>
      <w:r>
        <w:rPr>
          <w:rFonts w:ascii="Consolas" w:hAnsi="Consolas"/>
          <w:color w:val="333333"/>
          <w:sz w:val="18"/>
        </w:rPr>
        <w:t>/my-data</w:t>
      </w:r>
      <w:r>
        <w:t xml:space="preserve"> shows a GPS derived figure to an athlete whose club is on</w:t>
      </w:r>
    </w:p>
    <w:p>
      <w:r>
        <w:t>Basic, that is either a leak of a paid feature or a deliberate exception.</w:t>
      </w:r>
    </w:p>
    <w:p>
      <w:r>
        <w:rPr>
          <w:b/>
        </w:rPr>
        <w:t>UNVERIFIED: not traced.</w:t>
      </w:r>
      <w:r>
        <w:t xml:space="preserve"> Stage B1 and B3 settle it per metric and per screen.</w:t>
      </w:r>
    </w:p>
    <w:p>
      <w:pPr>
        <w:pStyle w:val="Heading4"/>
      </w:pPr>
      <w:r>
        <w:t>DECISION 10. PARTLY IMPLEMENTED, and the first draft of this entry was wrong. The remaining gap is notifications. MEDIUM, not HIGH.</w:t>
      </w:r>
    </w:p>
    <w:p>
      <w:r>
        <w:rPr>
          <w:b/>
        </w:rPr>
        <w:t>Corrected on tracing.</w:t>
      </w:r>
      <w:r>
        <w:t xml:space="preserve"> This entry originally said the product knows who is a</w:t>
      </w:r>
    </w:p>
    <w:p>
      <w:r>
        <w:t>child and does nothing different. That is false for leaderboards, which are the</w:t>
      </w:r>
    </w:p>
    <w:p>
      <w:r>
        <w:t>highest risk surface of the three.</w:t>
      </w:r>
    </w:p>
    <w:p>
      <w:r>
        <w:rPr>
          <w:b/>
        </w:rPr>
        <w:t>What IS implemented.</w:t>
      </w:r>
      <w:r>
        <w:t xml:space="preserve"> </w:t>
      </w:r>
      <w:r>
        <w:rPr>
          <w:rFonts w:ascii="Consolas" w:hAnsi="Consolas"/>
          <w:color w:val="333333"/>
          <w:sz w:val="18"/>
        </w:rPr>
        <w:t>athlete_is_minor()</w:t>
      </w:r>
      <w:r>
        <w:t xml:space="preserve"> is a SECURITY DEFINER function that</w:t>
      </w:r>
    </w:p>
    <w:p>
      <w:r>
        <w:t>fails safe: an athlete with no date of birth is treated as a minor, and the</w:t>
      </w:r>
    </w:p>
    <w:p>
      <w:r>
        <w:t>comment says why, "the other failure puts a fifteen year old on a public</w:t>
      </w:r>
    </w:p>
    <w:p>
      <w:r>
        <w:t>ranking". Leaderboard construction applies it in the query, not the client</w:t>
      </w:r>
    </w:p>
    <w:p>
      <w:r>
        <w:t>(</w:t>
      </w:r>
      <w:r>
        <w:rPr>
          <w:rFonts w:ascii="Consolas" w:hAnsi="Consolas"/>
          <w:color w:val="333333"/>
          <w:sz w:val="18"/>
        </w:rPr>
        <w:t>supabase/migrations/0016_leaderboards.sql:370</w:t>
      </w:r>
      <w:r>
        <w:t>):</w:t>
      </w:r>
    </w:p>
    <w:p>
      <w:r>
        <w:t xml:space="preserve">    and (</w:t>
      </w:r>
    </w:p>
    <w:p>
      <w:r>
        <w:t xml:space="preserve">      not athlete_is_minor(a.id)</w:t>
      </w:r>
    </w:p>
    <w:p>
      <w:r>
        <w:t xml:space="preserve">      or exists (select 1 from athlete_consents c</w:t>
      </w:r>
    </w:p>
    <w:p>
      <w:r>
        <w:t xml:space="preserve">                 where c.athlete_id = a.id</w:t>
      </w:r>
    </w:p>
    <w:p>
      <w:r>
        <w:t xml:space="preserve">                   and c.purpose = 'leaderboard_visibility'</w:t>
      </w:r>
    </w:p>
    <w:p>
      <w:r>
        <w:t xml:space="preserve">                   and c.granted_at is not null</w:t>
      </w:r>
    </w:p>
    <w:p>
      <w:r>
        <w:t xml:space="preserve">                   and c.withdrawn_at is null)</w:t>
      </w:r>
    </w:p>
    <w:p>
      <w:r>
        <w:t xml:space="preserve">    )</w:t>
      </w:r>
    </w:p>
    <w:p>
      <w:r>
        <w:t>**An under 18 athlete appears on a board only where they granted visibility</w:t>
      </w:r>
    </w:p>
    <w:p>
      <w:r>
        <w:t>themselves. Opt in, not opt out**, which is Children's Code standard 7. There is</w:t>
      </w:r>
    </w:p>
    <w:p>
      <w:r>
        <w:t xml:space="preserve">also an </w:t>
      </w:r>
      <w:r>
        <w:rPr>
          <w:rFonts w:ascii="Consolas" w:hAnsi="Consolas"/>
          <w:color w:val="333333"/>
          <w:sz w:val="18"/>
        </w:rPr>
        <w:t>athlete_age_view</w:t>
      </w:r>
      <w:r>
        <w:t xml:space="preserve"> that exposes </w:t>
      </w:r>
      <w:r>
        <w:rPr>
          <w:rFonts w:ascii="Consolas" w:hAnsi="Consolas"/>
          <w:color w:val="333333"/>
          <w:sz w:val="18"/>
        </w:rPr>
        <w:t>is_minor</w:t>
      </w:r>
      <w:r>
        <w:t xml:space="preserve"> and </w:t>
      </w:r>
      <w:r>
        <w:rPr>
          <w:rFonts w:ascii="Consolas" w:hAnsi="Consolas"/>
          <w:color w:val="333333"/>
          <w:sz w:val="18"/>
        </w:rPr>
        <w:t>is_under_13</w:t>
      </w:r>
      <w:r>
        <w:t xml:space="preserve"> without ever</w:t>
      </w:r>
    </w:p>
    <w:p>
      <w:r>
        <w:t xml:space="preserve">exposing </w:t>
      </w:r>
      <w:r>
        <w:rPr>
          <w:rFonts w:ascii="Consolas" w:hAnsi="Consolas"/>
          <w:color w:val="333333"/>
          <w:sz w:val="18"/>
        </w:rPr>
        <w:t>date_of_birth</w:t>
      </w:r>
      <w:r>
        <w:t xml:space="preserve">, and </w:t>
      </w:r>
      <w:r>
        <w:rPr>
          <w:rFonts w:ascii="Consolas" w:hAnsi="Consolas"/>
          <w:color w:val="333333"/>
          <w:sz w:val="18"/>
        </w:rPr>
        <w:t>athlete_is_minor</w:t>
      </w:r>
      <w:r>
        <w:t xml:space="preserve"> had its public execute revoked</w:t>
      </w:r>
    </w:p>
    <w:p>
      <w:r>
        <w:t>twice, in migrations 0035 and 0036.</w:t>
      </w:r>
    </w:p>
    <w:p>
      <w:r>
        <w:rPr>
          <w:b/>
        </w:rPr>
        <w:t>CORRECTED A SECOND TIME, 7 September, on reading the notification screen.</w:t>
      </w:r>
      <w:r>
        <w:t xml:space="preserve"> The</w:t>
      </w:r>
    </w:p>
    <w:p>
      <w:r>
        <w:t xml:space="preserve">minors' protection in notifications IS implemented too. </w:t>
      </w:r>
      <w:r>
        <w:rPr>
          <w:rFonts w:ascii="Consolas" w:hAnsi="Consolas"/>
          <w:color w:val="333333"/>
          <w:sz w:val="18"/>
        </w:rPr>
        <w:t>me/notifications/page.tsx:25</w:t>
      </w:r>
    </w:p>
    <w:p>
      <w:r>
        <w:t xml:space="preserve">computes </w:t>
      </w:r>
      <w:r>
        <w:rPr>
          <w:rFonts w:ascii="Consolas" w:hAnsi="Consolas"/>
          <w:color w:val="333333"/>
          <w:sz w:val="18"/>
        </w:rPr>
        <w:t>ageFrom(athlete.date_of_birth, timezone)</w:t>
      </w:r>
      <w:r>
        <w:t xml:space="preserve"> and </w:t>
      </w:r>
      <w:r>
        <w:rPr>
          <w:rFonts w:ascii="Consolas" w:hAnsi="Consolas"/>
          <w:color w:val="333333"/>
          <w:sz w:val="18"/>
        </w:rPr>
        <w:t>isMinor = age &lt; 18</w:t>
      </w:r>
      <w:r>
        <w:t xml:space="preserve"> from</w:t>
      </w:r>
    </w:p>
    <w:p>
      <w:r>
        <w:t xml:space="preserve">the athlete's real date of birth, and </w:t>
      </w:r>
      <w:r>
        <w:rPr>
          <w:rFonts w:ascii="Consolas" w:hAnsi="Consolas"/>
          <w:color w:val="333333"/>
          <w:sz w:val="18"/>
        </w:rPr>
        <w:t>src/lib/notifications/catalogue.ts</w:t>
      </w:r>
      <w:r>
        <w:t xml:space="preserve"> marks</w:t>
      </w:r>
    </w:p>
    <w:p>
      <w:r>
        <w:t xml:space="preserve">three athlete notifications </w:t>
      </w:r>
      <w:r>
        <w:rPr>
          <w:rFonts w:ascii="Consolas" w:hAnsi="Consolas"/>
          <w:color w:val="333333"/>
          <w:sz w:val="18"/>
        </w:rPr>
        <w:t>minorFloorOff: true</w:t>
      </w:r>
      <w:r>
        <w:t xml:space="preserve">: </w:t>
      </w:r>
      <w:r>
        <w:rPr>
          <w:rFonts w:ascii="Consolas" w:hAnsi="Consolas"/>
          <w:color w:val="333333"/>
          <w:sz w:val="18"/>
        </w:rPr>
        <w:t>athlete.flag.shared</w:t>
      </w:r>
      <w:r>
        <w:t>,</w:t>
      </w:r>
    </w:p>
    <w:p>
      <w:r>
        <w:rPr>
          <w:rFonts w:ascii="Consolas" w:hAnsi="Consolas"/>
          <w:color w:val="333333"/>
          <w:sz w:val="18"/>
        </w:rPr>
        <w:t>athlete.compliance.weekly</w:t>
      </w:r>
      <w:r>
        <w:t xml:space="preserve"> and </w:t>
      </w:r>
      <w:r>
        <w:rPr>
          <w:rFonts w:ascii="Consolas" w:hAnsi="Consolas"/>
          <w:color w:val="333333"/>
          <w:sz w:val="18"/>
        </w:rPr>
        <w:t>athlete.leaderboard.weekly</w:t>
      </w:r>
      <w:r>
        <w:t>. All three are push</w:t>
      </w:r>
    </w:p>
    <w:p>
      <w:r>
        <w:t>only and off by default for everybody, and forced off for minors.</w:t>
      </w:r>
    </w:p>
    <w:p>
      <w:r>
        <w:t>**So the Children's Code is implemented in both places it currently can be:</w:t>
      </w:r>
    </w:p>
    <w:p>
      <w:r>
        <w:t>leaderboards and notification defaults. This entry was overstated twice and is</w:t>
      </w:r>
    </w:p>
    <w:p>
      <w:r>
        <w:t>recorded rather than tidied away, because the pattern is the point: three</w:t>
      </w:r>
    </w:p>
    <w:p>
      <w:r>
        <w:t>successive readings each found more of it built than the last.**</w:t>
      </w:r>
    </w:p>
    <w:p>
      <w:r>
        <w:rPr>
          <w:b/>
        </w:rPr>
        <w:t>What genuinely remains.</w:t>
      </w:r>
      <w:r>
        <w:t xml:space="preserve"> The nudge limits at</w:t>
      </w:r>
    </w:p>
    <w:p>
      <w:r>
        <w:rPr>
          <w:rFonts w:ascii="Consolas" w:hAnsi="Consolas"/>
          <w:color w:val="333333"/>
          <w:sz w:val="18"/>
        </w:rPr>
        <w:t>docs/09-security-and-compliance.md:507</w:t>
      </w:r>
      <w:r>
        <w:t xml:space="preserve"> are for </w:t>
      </w:r>
      <w:r>
        <w:rPr>
          <w:rFonts w:ascii="Consolas" w:hAnsi="Consolas"/>
          <w:color w:val="333333"/>
          <w:sz w:val="18"/>
        </w:rPr>
        <w:t>athlete.wellness.nudge</w:t>
      </w:r>
      <w:r>
        <w:t xml:space="preserve"> and</w:t>
      </w:r>
    </w:p>
    <w:p>
      <w:r>
        <w:rPr>
          <w:rFonts w:ascii="Consolas" w:hAnsi="Consolas"/>
          <w:color w:val="333333"/>
          <w:sz w:val="18"/>
        </w:rPr>
        <w:t>athlete.rpe.nudge</w:t>
      </w:r>
      <w:r>
        <w:t xml:space="preserve">, and </w:t>
      </w:r>
      <w:r>
        <w:rPr>
          <w:b/>
        </w:rPr>
        <w:t>neither notification exists in the catalogue at all</w:t>
      </w:r>
    </w:p>
    <w:p>
      <w:r>
        <w:t>(gap G-A5). They cannot have minor limits because they do not exist. And nothing</w:t>
      </w:r>
    </w:p>
    <w:p>
      <w:r>
        <w:t>sends any notification anyway, which is DECISION 12.</w:t>
      </w:r>
    </w:p>
    <w:p>
      <w:pPr>
        <w:pStyle w:val="Heading4"/>
      </w:pPr>
      <w:r>
        <w:t>DECISION 11. Offline is built for four domains. Is that the intended set? MEDIUM.</w:t>
      </w:r>
    </w:p>
    <w:p>
      <w:r>
        <w:rPr>
          <w:rFonts w:ascii="Consolas" w:hAnsi="Consolas"/>
          <w:color w:val="333333"/>
          <w:sz w:val="18"/>
        </w:rPr>
        <w:t>src/lib/outbox.ts</w:t>
      </w:r>
      <w:r>
        <w:t xml:space="preserve"> queues wellness, training, nutrition check in and gym set</w:t>
      </w:r>
    </w:p>
    <w:p>
      <w:r>
        <w:t xml:space="preserve">logs in </w:t>
      </w:r>
      <w:r>
        <w:rPr>
          <w:rFonts w:ascii="Consolas" w:hAnsi="Consolas"/>
          <w:color w:val="333333"/>
          <w:sz w:val="18"/>
        </w:rPr>
        <w:t>localStorage</w:t>
      </w:r>
      <w:r>
        <w:t>, one key per domain, and retries on next load. Its own</w:t>
      </w:r>
    </w:p>
    <w:p>
      <w:r>
        <w:t>header states the intent: an athlete in a gym with no signal must never see a</w:t>
      </w:r>
    </w:p>
    <w:p>
      <w:r>
        <w:t>network error for something they have already done.</w:t>
      </w:r>
    </w:p>
    <w:p>
      <w:r>
        <w:t>Not queued: problem reports, consent changes, leaderboard opt out, notification</w:t>
      </w:r>
    </w:p>
    <w:p>
      <w:r>
        <w:t>preferences.</w:t>
      </w:r>
    </w:p>
    <w:p>
      <w:r>
        <w:rPr>
          <w:b/>
        </w:rPr>
        <w:t>Options.</w:t>
      </w:r>
      <w:r>
        <w:t xml:space="preserve"> (a) Confirm the four are the intended set and say so in each screen</w:t>
      </w:r>
    </w:p>
    <w:p>
      <w:r>
        <w:t>specification. (b) Extend to problem reports, which is the one a player might</w:t>
      </w:r>
    </w:p>
    <w:p>
      <w:r>
        <w:t>submit pitch side.</w:t>
      </w:r>
    </w:p>
    <w:p>
      <w:pPr>
        <w:pStyle w:val="Heading4"/>
      </w:pPr>
      <w:r>
        <w:t>DECISION 12. ANSWERED. Notifications are configured and never sent. MEDIUM.</w:t>
      </w:r>
    </w:p>
    <w:p>
      <w:r>
        <w:rPr>
          <w:b/>
        </w:rPr>
        <w:t>None are sent. Nothing in this codebase dispatches a push or an email.</w:t>
      </w:r>
    </w:p>
    <w:p>
      <w:r>
        <w:rPr>
          <w:rFonts w:ascii="Consolas" w:hAnsi="Consolas"/>
          <w:color w:val="333333"/>
          <w:sz w:val="18"/>
        </w:rPr>
        <w:t>src/lib/queries/notificationPreferences.ts</w:t>
      </w:r>
      <w:r>
        <w:t xml:space="preserve"> says so in its own header: no Expo</w:t>
      </w:r>
    </w:p>
    <w:p>
      <w:r>
        <w:t xml:space="preserve">push credential, no APNs or FCM key, no email provider account, in </w:t>
      </w:r>
      <w:r>
        <w:rPr>
          <w:rFonts w:ascii="Consolas" w:hAnsi="Consolas"/>
          <w:color w:val="333333"/>
          <w:sz w:val="18"/>
        </w:rPr>
        <w:t>.env.local</w:t>
      </w:r>
      <w:r>
        <w:t xml:space="preserve"> or</w:t>
      </w:r>
    </w:p>
    <w:p>
      <w:r>
        <w:t>anywhere else.</w:t>
      </w:r>
    </w:p>
    <w:p>
      <w:r>
        <w:t xml:space="preserve">What IS real: </w:t>
      </w:r>
      <w:r>
        <w:rPr>
          <w:rFonts w:ascii="Consolas" w:hAnsi="Consolas"/>
          <w:color w:val="333333"/>
          <w:sz w:val="18"/>
        </w:rPr>
        <w:t>notification_preferences</w:t>
      </w:r>
      <w:r>
        <w:t xml:space="preserve"> (migration 0008), per user, per</w:t>
      </w:r>
    </w:p>
    <w:p>
      <w:r>
        <w:t>notification, per channel, with its own-row-only RLS policy, and a catalogue of</w:t>
      </w:r>
    </w:p>
    <w:p>
      <w:r>
        <w:t xml:space="preserve">three athlete notifications in </w:t>
      </w:r>
      <w:r>
        <w:rPr>
          <w:rFonts w:ascii="Consolas" w:hAnsi="Consolas"/>
          <w:color w:val="333333"/>
          <w:sz w:val="18"/>
        </w:rPr>
        <w:t>src/lib/notifications/catalogue.ts</w:t>
      </w:r>
      <w:r>
        <w:t>.</w:t>
      </w:r>
    </w:p>
    <w:p>
      <w:r>
        <w:t>**So the exact copy, timing and timezone the brief asks for do not exist to be</w:t>
      </w:r>
    </w:p>
    <w:p>
      <w:r>
        <w:t>documented**, and section 8 of each screen specification says so rather than</w:t>
      </w:r>
    </w:p>
    <w:p>
      <w:r>
        <w:t>inventing them.</w:t>
      </w:r>
    </w:p>
    <w:p>
      <w:r>
        <w:t>**And two notifications the compliance document constrains are not in the</w:t>
      </w:r>
    </w:p>
    <w:p>
      <w:r>
        <w:t xml:space="preserve">catalogue at all**: </w:t>
      </w:r>
      <w:r>
        <w:rPr>
          <w:rFonts w:ascii="Consolas" w:hAnsi="Consolas"/>
          <w:color w:val="333333"/>
          <w:sz w:val="18"/>
        </w:rPr>
        <w:t>athlete.wellness.nudge</w:t>
      </w:r>
      <w:r>
        <w:t xml:space="preserve"> and </w:t>
      </w:r>
      <w:r>
        <w:rPr>
          <w:rFonts w:ascii="Consolas" w:hAnsi="Consolas"/>
          <w:color w:val="333333"/>
          <w:sz w:val="18"/>
        </w:rPr>
        <w:t>athlete.rpe.nudge</w:t>
      </w:r>
      <w:r>
        <w:t>. Either the</w:t>
      </w:r>
    </w:p>
    <w:p>
      <w:r>
        <w:t>catalogue is incomplete or the compliance document specifies two things nobody</w:t>
      </w:r>
    </w:p>
    <w:p>
      <w:r>
        <w:t>built. Gap G-A5.</w:t>
      </w:r>
    </w:p>
    <w:p>
      <w:pPr>
        <w:pStyle w:val="Heading4"/>
      </w:pPr>
      <w:r>
        <w:t>DECISION 13. An athlete with no group membership sees empty comparisons. LOW.</w:t>
      </w:r>
    </w:p>
    <w:p>
      <w:r>
        <w:t>The staff surface handles this explicitly: it says the athlete is not a member of</w:t>
      </w:r>
    </w:p>
    <w:p>
      <w:r>
        <w:t>any positional group, so there is no set of players to compare against. **Whether</w:t>
      </w:r>
    </w:p>
    <w:p>
      <w:r>
        <w:t>the athlete's own screens say anything equivalent is untraced.** Stage B3 checks</w:t>
      </w:r>
    </w:p>
    <w:p>
      <w:r>
        <w:t>it per screen.</w:t>
      </w:r>
    </w:p>
    <w:p>
      <w:pPr>
        <w:pStyle w:val="Heading4"/>
      </w:pPr>
      <w:r>
        <w:t>DECISION 14. Wellness scale direction is consistent, and one scale reads backwards to a newcomer. LOW, worth stating.</w:t>
      </w:r>
    </w:p>
    <w:p>
      <w:r>
        <w:t xml:space="preserve">Verified from </w:t>
      </w:r>
      <w:r>
        <w:rPr>
          <w:rFonts w:ascii="Consolas" w:hAnsi="Consolas"/>
          <w:color w:val="333333"/>
          <w:sz w:val="18"/>
        </w:rPr>
        <w:t>src/lib/validation/wellness.ts:44</w:t>
      </w:r>
      <w:r>
        <w:t>. All five scales run 1 to 5</w:t>
      </w:r>
    </w:p>
    <w:p>
      <w:r>
        <w:t xml:space="preserve">with </w:t>
      </w:r>
      <w:r>
        <w:rPr>
          <w:b/>
        </w:rPr>
        <w:t>5 as the best</w:t>
      </w:r>
      <w:r>
        <w:t>, including soreness where 5 means no soreness: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Scale</w:t>
            </w:r>
          </w:p>
        </w:tc>
        <w:tc>
          <w:tcPr>
            <w:tcW w:type="dxa" w:w="2880"/>
          </w:tcPr>
          <w:p>
            <w:r>
              <w:rPr>
                <w:b/>
              </w:rPr>
              <w:t>1</w:t>
            </w:r>
          </w:p>
        </w:tc>
        <w:tc>
          <w:tcPr>
            <w:tcW w:type="dxa" w:w="2880"/>
          </w:tcPr>
          <w:p>
            <w:r>
              <w:rPr>
                <w:b/>
              </w:rPr>
              <w:t>5</w:t>
            </w:r>
          </w:p>
        </w:tc>
      </w:tr>
      <w:tr>
        <w:tc>
          <w:tcPr>
            <w:tcW w:type="dxa" w:w="2880"/>
          </w:tcPr>
          <w:p>
            <w:r>
              <w:t>Sleep quality</w:t>
            </w:r>
          </w:p>
        </w:tc>
        <w:tc>
          <w:tcPr>
            <w:tcW w:type="dxa" w:w="2880"/>
          </w:tcPr>
          <w:p>
            <w:r>
              <w:t>Very poor</w:t>
            </w:r>
          </w:p>
        </w:tc>
        <w:tc>
          <w:tcPr>
            <w:tcW w:type="dxa" w:w="2880"/>
          </w:tcPr>
          <w:p>
            <w:r>
              <w:t>Very good</w:t>
            </w:r>
          </w:p>
        </w:tc>
      </w:tr>
      <w:tr>
        <w:tc>
          <w:tcPr>
            <w:tcW w:type="dxa" w:w="2880"/>
          </w:tcPr>
          <w:p>
            <w:r>
              <w:t>Fatigue</w:t>
            </w:r>
          </w:p>
        </w:tc>
        <w:tc>
          <w:tcPr>
            <w:tcW w:type="dxa" w:w="2880"/>
          </w:tcPr>
          <w:p>
            <w:r>
              <w:t>Exhausted</w:t>
            </w:r>
          </w:p>
        </w:tc>
        <w:tc>
          <w:tcPr>
            <w:tcW w:type="dxa" w:w="2880"/>
          </w:tcPr>
          <w:p>
            <w:r>
              <w:t>Very fresh</w:t>
            </w:r>
          </w:p>
        </w:tc>
      </w:tr>
      <w:tr>
        <w:tc>
          <w:tcPr>
            <w:tcW w:type="dxa" w:w="2880"/>
          </w:tcPr>
          <w:p>
            <w:r>
              <w:t>Soreness</w:t>
            </w:r>
          </w:p>
        </w:tc>
        <w:tc>
          <w:tcPr>
            <w:tcW w:type="dxa" w:w="2880"/>
          </w:tcPr>
          <w:p>
            <w:r>
              <w:t>Very sore</w:t>
            </w:r>
          </w:p>
        </w:tc>
        <w:tc>
          <w:tcPr>
            <w:tcW w:type="dxa" w:w="2880"/>
          </w:tcPr>
          <w:p>
            <w:r>
              <w:t>No soreness</w:t>
            </w:r>
          </w:p>
        </w:tc>
      </w:tr>
      <w:tr>
        <w:tc>
          <w:tcPr>
            <w:tcW w:type="dxa" w:w="2880"/>
          </w:tcPr>
          <w:p>
            <w:r>
              <w:t>Stress</w:t>
            </w:r>
          </w:p>
        </w:tc>
        <w:tc>
          <w:tcPr>
            <w:tcW w:type="dxa" w:w="2880"/>
          </w:tcPr>
          <w:p>
            <w:r>
              <w:t>Very stressed</w:t>
            </w:r>
          </w:p>
        </w:tc>
        <w:tc>
          <w:tcPr>
            <w:tcW w:type="dxa" w:w="2880"/>
          </w:tcPr>
          <w:p>
            <w:r>
              <w:t>Very relaxed</w:t>
            </w:r>
          </w:p>
        </w:tc>
      </w:tr>
      <w:tr>
        <w:tc>
          <w:tcPr>
            <w:tcW w:type="dxa" w:w="2880"/>
          </w:tcPr>
          <w:p>
            <w:r>
              <w:t>Mood</w:t>
            </w:r>
          </w:p>
        </w:tc>
        <w:tc>
          <w:tcPr>
            <w:tcW w:type="dxa" w:w="2880"/>
          </w:tcPr>
          <w:p>
            <w:r>
              <w:t>Very low</w:t>
            </w:r>
          </w:p>
        </w:tc>
        <w:tc>
          <w:tcPr>
            <w:tcW w:type="dxa" w:w="2880"/>
          </w:tcPr>
          <w:p>
            <w:r>
              <w:t>Very good</w:t>
            </w:r>
          </w:p>
        </w:tc>
      </w:tr>
    </w:tbl>
    <w:p/>
    <w:p>
      <w:r>
        <w:t>The code already knows this is counter intuitive: the comment above it says both</w:t>
      </w:r>
    </w:p>
    <w:p>
      <w:r>
        <w:t>ends are always labelled because "5 = no soreness" is counter intuitive and an</w:t>
      </w:r>
    </w:p>
    <w:p>
      <w:r>
        <w:t>unlabelled scale is a guess. **No decision needed unless you want the wording</w:t>
      </w:r>
    </w:p>
    <w:p>
      <w:r>
        <w:t>changed.** It is recorded because the brief asks every screen specification to</w:t>
      </w:r>
    </w:p>
    <w:p>
      <w:r>
        <w:t>confirm scale direction explicitly, and this is the source of truth for that.</w:t>
      </w:r>
    </w:p>
    <w:p>
      <w:pPr>
        <w:pStyle w:val="Heading3"/>
      </w:pPr>
      <w:r>
        <w:t>Controls that do nothing</w:t>
      </w:r>
    </w:p>
    <w:p>
      <w:r>
        <w:rPr>
          <w:b/>
        </w:rPr>
        <w:t>None found so far.</w:t>
      </w:r>
      <w:r>
        <w:t xml:space="preserve"> The staff surface had six such controls, all fixed in</w:t>
      </w:r>
    </w:p>
    <w:p>
      <w:r>
        <w:t>September. The athlete surface has not been swept at the same depth. Stage B3</w:t>
      </w:r>
    </w:p>
    <w:p>
      <w:r>
        <w:t>checks every control on every screen, and any found are added here.</w:t>
      </w:r>
    </w:p>
    <w:p>
      <w:pPr>
        <w:pStyle w:val="Heading3"/>
      </w:pPr>
      <w:r>
        <w:t>What this stage could not establish</w:t>
      </w:r>
    </w:p>
    <w:p>
      <w:pPr>
        <w:pStyle w:val="ListBullet"/>
      </w:pPr>
      <w:r>
        <w:rPr>
          <w:b/>
        </w:rPr>
        <w:t>UNVERIFIED: notification copy, timing and timezone.</w:t>
      </w:r>
      <w:r>
        <w:t xml:space="preserve"> DECISION 12.</w:t>
      </w:r>
    </w:p>
    <w:p>
      <w:pPr>
        <w:pStyle w:val="ListBullet"/>
      </w:pPr>
      <w:r>
        <w:rPr>
          <w:b/>
        </w:rPr>
        <w:t>UNVERIFIED: what an athlete sees of their own injury record.</w:t>
      </w:r>
      <w:r>
        <w:t xml:space="preserve"> DECISION 8.</w:t>
      </w:r>
    </w:p>
    <w:p>
      <w:pPr>
        <w:pStyle w:val="ListBullet"/>
      </w:pPr>
      <w:r>
        <w:rPr>
          <w:b/>
        </w:rPr>
        <w:t>UNVERIFIED: whether any athlete figure is GPS derived.</w:t>
      </w:r>
      <w:r>
        <w:t xml:space="preserve"> DECISION 9.</w:t>
      </w:r>
    </w:p>
    <w:p>
      <w:pPr>
        <w:pStyle w:val="ListBullet"/>
      </w:pPr>
      <w:r>
        <w:rPr>
          <w:b/>
        </w:rPr>
        <w:t>UNVERIFIED: whether athlete screens explain empty comparisons.</w:t>
      </w:r>
      <w:r>
        <w:t xml:space="preserve"> DECISION 13.</w:t>
      </w:r>
    </w:p>
    <w:p>
      <w:pPr>
        <w:pStyle w:val="ListBullet"/>
      </w:pPr>
      <w:r>
        <w:rPr>
          <w:b/>
        </w:rPr>
        <w:t>NOT BUILT: athlete account deletion.</w:t>
      </w:r>
      <w:r>
        <w:t xml:space="preserve"> DECISION 3.</w:t>
      </w:r>
    </w:p>
    <w:p>
      <w:pPr>
        <w:pStyle w:val="ListBullet"/>
      </w:pPr>
      <w:r>
        <w:rPr>
          <w:b/>
        </w:rPr>
        <w:t>NOT BUILT: HealthKit ingestion.</w:t>
      </w:r>
      <w:r>
        <w:t xml:space="preserve"> DECISION 4.</w:t>
      </w:r>
    </w:p>
    <w:p>
      <w:pPr>
        <w:pStyle w:val="ListBullet"/>
      </w:pPr>
      <w:r>
        <w:rPr>
          <w:b/>
        </w:rPr>
        <w:t>NOT BUILT: any under 18 behaviour in the athlete app.</w:t>
      </w:r>
      <w:r>
        <w:t xml:space="preserve"> DECISION 10.</w:t>
      </w:r>
    </w:p>
    <w:p>
      <w:r>
        <w:t>**STOP. Fourteen entries. Two are answered rather than open (8 and 10), and both</w:t>
      </w:r>
    </w:p>
    <w:p>
      <w:r>
        <w:t>were overstated in the first draft and corrected on tracing, which is recorded</w:t>
      </w:r>
    </w:p>
    <w:p>
      <w:r>
        <w:t>rather than tidied away.**</w:t>
      </w:r>
    </w:p>
    <w:p>
      <w:r>
        <w:rPr>
          <w:b/>
        </w:rPr>
        <w:t>One HIGH remains: DECISION 7, readiness computed twice.</w:t>
      </w:r>
      <w:r>
        <w:t xml:space="preserve"> An athlete and a</w:t>
      </w:r>
    </w:p>
    <w:p>
      <w:r>
        <w:t>coach may be looking at the same word and a different number, and Stage B1</w:t>
      </w:r>
    </w:p>
    <w:p>
      <w:r>
        <w:t>settles it.</w:t>
      </w:r>
    </w:p>
    <w:p>
      <w:ins w:id="9050" w:author="Claude" w:date="2026-09-08T00:00:00Z">
        <w:r>
          <w:rPr>
            <w:b/>
          </w:rPr>
          <w:t>Correction, Claude, 8 September 2026: this no longer remains open.</w:t>
        </w:r>
        <w:r>
          <w:t xml:space="preserve"> Appendix D, Metrics parity, traces this exact question and reaches a verdict: the athlete reads MET-001 only, the same column the staff dashboard reads, and MET-002 is used only by the staff Analytics screen. No parity break exists today. This paragraph was written before that check ran and was never updated afterward. Left as the one HIGH item in this list, it invites Claude Code to re-investigate something already settled. The remaining watch item is not a decision: if Analytics ever becomes an athlete surface, or MET-002 ever fills a screen an athlete also sees, this needs re-checking then.</w:t>
        </w:r>
      </w:ins>
    </w:p>
    <w:p>
      <w:r>
        <w:rPr>
          <w:b/>
        </w:rPr>
        <w:t>Two MEDIUM depend on work not yet done:</w:t>
      </w:r>
      <w:r>
        <w:t xml:space="preserve"> DECISION 12, the notification</w:t>
      </w:r>
    </w:p>
    <w:p>
      <w:r>
        <w:t>implementation could not be located, which in turn blocks the minors' nudge</w:t>
      </w:r>
    </w:p>
    <w:p>
      <w:r>
        <w:t>limits in DECISION 10.</w:t>
      </w:r>
    </w:p>
    <w:p>
      <w:r>
        <w:br w:type="page"/>
      </w:r>
    </w:p>
    <w:p>
      <w:pPr>
        <w:pStyle w:val="Heading1"/>
      </w:pPr>
      <w:r>
        <w:t>Appendix G. Gap queue</w:t>
      </w:r>
    </w:p>
    <w:p>
      <w:pPr>
        <w:pStyle w:val="Heading2"/>
      </w:pPr>
      <w:r>
        <w:t>Athlete app: gap queue</w:t>
      </w:r>
    </w:p>
    <w:p>
      <w:r>
        <w:t>Generated 7 September 2026. What the specification requires, what exists, and the</w:t>
      </w:r>
    </w:p>
    <w:p>
      <w:r>
        <w:t xml:space="preserve">files. </w:t>
      </w:r>
      <w:r>
        <w:rPr>
          <w:b/>
        </w:rPr>
        <w:t>Ordered by risk, highest first.</w:t>
      </w:r>
      <w:r>
        <w:t xml:space="preserve"> Security, data exposure and under 18</w:t>
      </w:r>
    </w:p>
    <w:p>
      <w:r>
        <w:t>issues rank above cosmetic ones.</w:t>
      </w:r>
    </w:p>
    <w:p>
      <w:pPr>
        <w:pStyle w:val="Heading3"/>
      </w:pPr>
      <w:r>
        <w:t>Band 1: an athlete is told nothing about their own body</w:t>
      </w:r>
    </w:p>
    <w:p>
      <w:pPr>
        <w:pStyle w:val="Heading4"/>
      </w:pPr>
      <w:r>
        <w:t>G-A1. A player who is made unavailable is not told by the app. HIGH.</w:t>
      </w:r>
    </w:p>
    <w:p>
      <w:r>
        <w:rPr>
          <w:b/>
        </w:rPr>
        <w:t>Required.</w:t>
      </w:r>
      <w:r>
        <w:t xml:space="preserve"> An athlete can see their own availability, restrictions and return</w:t>
      </w:r>
    </w:p>
    <w:p>
      <w:r>
        <w:t>to play stage.</w:t>
      </w:r>
    </w:p>
    <w:p>
      <w:r>
        <w:rPr>
          <w:b/>
        </w:rPr>
        <w:t>Exists.</w:t>
      </w:r>
      <w:r>
        <w:t xml:space="preserve"> The permission exists and </w:t>
      </w:r>
      <w:r>
        <w:rPr>
          <w:b/>
        </w:rPr>
        <w:t>no screen uses it</w:t>
      </w:r>
      <w:r>
        <w:t xml:space="preserve">. </w:t>
      </w:r>
      <w:r>
        <w:rPr>
          <w:rFonts w:ascii="Consolas" w:hAnsi="Consolas"/>
          <w:color w:val="333333"/>
          <w:sz w:val="18"/>
        </w:rPr>
        <w:t>injuries_self_select</w:t>
      </w:r>
    </w:p>
    <w:p>
      <w:r>
        <w:t xml:space="preserve">and </w:t>
      </w:r>
      <w:r>
        <w:rPr>
          <w:rFonts w:ascii="Consolas" w:hAnsi="Consolas"/>
          <w:color w:val="333333"/>
          <w:sz w:val="18"/>
        </w:rPr>
        <w:t>availability_self_select</w:t>
      </w:r>
      <w:r>
        <w:t xml:space="preserve"> both allow it</w:t>
      </w:r>
    </w:p>
    <w:p>
      <w:r>
        <w:t>(</w:t>
      </w:r>
      <w:r>
        <w:rPr>
          <w:rFonts w:ascii="Consolas" w:hAnsi="Consolas"/>
          <w:color w:val="333333"/>
          <w:sz w:val="18"/>
        </w:rPr>
        <w:t>supabase/migrations/0012_rls_policies.sql:656</w:t>
      </w:r>
      <w:r>
        <w:t xml:space="preserve">, </w:t>
      </w:r>
      <w:r>
        <w:rPr>
          <w:rFonts w:ascii="Consolas" w:hAnsi="Consolas"/>
          <w:color w:val="333333"/>
          <w:sz w:val="18"/>
        </w:rPr>
        <w:t>:725</w:t>
      </w:r>
      <w:r>
        <w:t>), and</w:t>
      </w:r>
    </w:p>
    <w:p>
      <w:r>
        <w:rPr>
          <w:rFonts w:ascii="Consolas" w:hAnsi="Consolas"/>
          <w:color w:val="333333"/>
          <w:sz w:val="18"/>
        </w:rPr>
        <w:t>injury_clinical_athlete_view</w:t>
      </w:r>
      <w:r>
        <w:t xml:space="preserve"> even gives them their own diagnosis, mechanism,</w:t>
      </w:r>
    </w:p>
    <w:p>
      <w:r>
        <w:t>severity, imaging, referral and treatment plan.</w:t>
      </w:r>
    </w:p>
    <w:p>
      <w:r>
        <w:rPr>
          <w:b/>
        </w:rPr>
        <w:t>Files.</w:t>
      </w:r>
      <w:r>
        <w:t xml:space="preserve"> All fifteen pages under </w:t>
      </w:r>
      <w:r>
        <w:rPr>
          <w:rFonts w:ascii="Consolas" w:hAnsi="Consolas"/>
          <w:color w:val="333333"/>
          <w:sz w:val="18"/>
        </w:rPr>
        <w:t>src/app/(athlete)/</w:t>
      </w:r>
      <w:r>
        <w:t>. None reads any of it.</w:t>
      </w:r>
    </w:p>
    <w:p>
      <w:r>
        <w:rPr>
          <w:b/>
        </w:rPr>
        <w:t>Why it is first.</w:t>
      </w:r>
      <w:r>
        <w:t xml:space="preserve"> A player finds out they cannot train from a person, or by</w:t>
      </w:r>
    </w:p>
    <w:p>
      <w:r>
        <w:t>noticing they have vanished from the leaderboards. The database was built to tell</w:t>
      </w:r>
    </w:p>
    <w:p>
      <w:r>
        <w:t xml:space="preserve">them and nothing asks it. </w:t>
      </w:r>
      <w:r>
        <w:rPr>
          <w:b/>
        </w:rPr>
        <w:t>This is the single largest gap in the athlete app</w:t>
      </w:r>
      <w:r>
        <w:t>,</w:t>
      </w:r>
    </w:p>
    <w:p>
      <w:r>
        <w:t>and it is a screen, not a permission.</w:t>
      </w:r>
    </w:p>
    <w:p>
      <w:pPr>
        <w:pStyle w:val="Heading4"/>
      </w:pPr>
      <w:r>
        <w:t>G-A2. Return to play progression is invisible to the athlete. HIGH.</w:t>
      </w:r>
    </w:p>
    <w:p>
      <w:r>
        <w:t>Same cause as G-A1, listed separately because it is the flow a rehabbing player</w:t>
      </w:r>
    </w:p>
    <w:p>
      <w:r>
        <w:t>cares about most and it has no screen at all.</w:t>
      </w:r>
    </w:p>
    <w:p>
      <w:pPr>
        <w:pStyle w:val="Heading3"/>
      </w:pPr>
      <w:r>
        <w:t>Band 2: obligations that are specified and not met</w:t>
      </w:r>
    </w:p>
    <w:p>
      <w:pPr>
        <w:pStyle w:val="Heading4"/>
      </w:pPr>
      <w:r>
        <w:t>G-A3. No in app account deletion. HIGH.</w:t>
      </w:r>
    </w:p>
    <w:p>
      <w:r>
        <w:rPr>
          <w:b/>
        </w:rPr>
        <w:t>Required</w:t>
      </w:r>
      <w:r>
        <w:t xml:space="preserve"> by Apple guideline 5.1.1(v) for a native app, and reasonable for a</w:t>
      </w:r>
    </w:p>
    <w:p>
      <w:r>
        <w:t xml:space="preserve">web one under article 17. </w:t>
      </w:r>
      <w:r>
        <w:rPr>
          <w:b/>
        </w:rPr>
        <w:t>NOT BUILT</w:t>
      </w:r>
      <w:r>
        <w:t xml:space="preserve"> in either surface. Erasure is an audited</w:t>
      </w:r>
    </w:p>
    <w:p>
      <w:r>
        <w:t>staff process only.</w:t>
      </w:r>
    </w:p>
    <w:p>
      <w:r>
        <w:rPr>
          <w:b/>
        </w:rPr>
        <w:t>The hard part is the copy, not the button.</w:t>
      </w:r>
      <w:r>
        <w:t xml:space="preserve"> See </w:t>
      </w:r>
      <w:r>
        <w:rPr>
          <w:rFonts w:ascii="Consolas" w:hAnsi="Consolas"/>
          <w:color w:val="333333"/>
          <w:sz w:val="18"/>
        </w:rPr>
        <w:t>docs/athlete/app-store.md</w:t>
      </w:r>
    </w:p>
    <w:p>
      <w:r>
        <w:t>section 1 for what can and cannot be deleted.</w:t>
      </w:r>
    </w:p>
    <w:p>
      <w:pPr>
        <w:pStyle w:val="Heading4"/>
      </w:pPr>
      <w:r>
        <w:t>G-A4. Nothing sends any notification. HIGH for the product, not for safety.</w:t>
      </w:r>
    </w:p>
    <w:p>
      <w:r>
        <w:rPr>
          <w:rFonts w:ascii="Consolas" w:hAnsi="Consolas"/>
          <w:color w:val="333333"/>
          <w:sz w:val="18"/>
        </w:rPr>
        <w:t>notification_preferences</w:t>
      </w:r>
      <w:r>
        <w:t xml:space="preserve"> is real, RLS protected, and configurable per user, per</w:t>
      </w:r>
    </w:p>
    <w:p>
      <w:r>
        <w:t xml:space="preserve">notification, per channel. </w:t>
      </w:r>
      <w:r>
        <w:rPr>
          <w:b/>
        </w:rPr>
        <w:t>Nothing dispatches.</w:t>
      </w:r>
      <w:r>
        <w:t xml:space="preserve"> No Expo push credential, no</w:t>
      </w:r>
    </w:p>
    <w:p>
      <w:r>
        <w:t>APNs or FCM key, no email provider.</w:t>
      </w:r>
    </w:p>
    <w:p>
      <w:r>
        <w:t xml:space="preserve">**So every setting on </w:t>
      </w:r>
      <w:r>
        <w:rPr>
          <w:rFonts w:ascii="Consolas" w:hAnsi="Consolas"/>
          <w:color w:val="333333"/>
          <w:sz w:val="18"/>
        </w:rPr>
        <w:t>/me/notifications</w:t>
      </w:r>
      <w:r>
        <w:t xml:space="preserve"> configures something that does not</w:t>
      </w:r>
    </w:p>
    <w:p>
      <w:r>
        <w:t xml:space="preserve">happen**, and the nudges that </w:t>
      </w:r>
      <w:r>
        <w:rPr>
          <w:rFonts w:ascii="Consolas" w:hAnsi="Consolas"/>
          <w:color w:val="333333"/>
          <w:sz w:val="18"/>
        </w:rPr>
        <w:t>docs/09-security-and-compliance.md:507</w:t>
      </w:r>
      <w:r>
        <w:t xml:space="preserve"> constrains</w:t>
      </w:r>
    </w:p>
    <w:p>
      <w:r>
        <w:t>so carefully are not sent at all.</w:t>
      </w:r>
    </w:p>
    <w:p>
      <w:r>
        <w:rPr>
          <w:b/>
        </w:rPr>
        <w:t>This is accounts to open rather than code to write</w:t>
      </w:r>
      <w:r>
        <w:t>, which is a different kind</w:t>
      </w:r>
    </w:p>
    <w:p>
      <w:r>
        <w:t>of gap and worth saying.</w:t>
      </w:r>
    </w:p>
    <w:p>
      <w:pPr>
        <w:pStyle w:val="Heading4"/>
      </w:pPr>
      <w:r>
        <w:t>G-A5. The nudges named in the compliance document are not in the catalogue. MEDIUM.</w:t>
      </w:r>
    </w:p>
    <w:p>
      <w:r>
        <w:rPr>
          <w:rFonts w:ascii="Consolas" w:hAnsi="Consolas"/>
          <w:color w:val="333333"/>
          <w:sz w:val="18"/>
        </w:rPr>
        <w:t>athlete.wellness.nudge</w:t>
      </w:r>
      <w:r>
        <w:t xml:space="preserve"> and </w:t>
      </w:r>
      <w:r>
        <w:rPr>
          <w:rFonts w:ascii="Consolas" w:hAnsi="Consolas"/>
          <w:color w:val="333333"/>
          <w:sz w:val="18"/>
        </w:rPr>
        <w:t>athlete.rpe.nudge</w:t>
      </w:r>
      <w:r>
        <w:t xml:space="preserve"> are named and constrained at</w:t>
      </w:r>
    </w:p>
    <w:p>
      <w:r>
        <w:rPr>
          <w:rFonts w:ascii="Consolas" w:hAnsi="Consolas"/>
          <w:color w:val="333333"/>
          <w:sz w:val="18"/>
        </w:rPr>
        <w:t>docs/09-security-and-compliance.md:507</w:t>
      </w:r>
      <w:r>
        <w:t>. **Neither appears in</w:t>
      </w:r>
    </w:p>
    <w:p>
      <w:r>
        <w:rPr>
          <w:rFonts w:ascii="Consolas" w:hAnsi="Consolas"/>
          <w:color w:val="333333"/>
          <w:sz w:val="18"/>
        </w:rPr>
        <w:t>src/lib/notifications/catalogue.ts</w:t>
      </w:r>
      <w:r>
        <w:t xml:space="preserve">**, which carries </w:t>
      </w:r>
      <w:r>
        <w:rPr>
          <w:rFonts w:ascii="Consolas" w:hAnsi="Consolas"/>
          <w:color w:val="333333"/>
          <w:sz w:val="18"/>
        </w:rPr>
        <w:t>athlete.flag.shared</w:t>
      </w:r>
      <w:r>
        <w:t>,</w:t>
      </w:r>
    </w:p>
    <w:p>
      <w:r>
        <w:rPr>
          <w:rFonts w:ascii="Consolas" w:hAnsi="Consolas"/>
          <w:color w:val="333333"/>
          <w:sz w:val="18"/>
        </w:rPr>
        <w:t>athlete.compliance.weekly</w:t>
      </w:r>
      <w:r>
        <w:t xml:space="preserve"> and </w:t>
      </w:r>
      <w:r>
        <w:rPr>
          <w:rFonts w:ascii="Consolas" w:hAnsi="Consolas"/>
          <w:color w:val="333333"/>
          <w:sz w:val="18"/>
        </w:rPr>
        <w:t>athlete.leaderboard.weekly</w:t>
      </w:r>
      <w:r>
        <w:t>.</w:t>
      </w:r>
    </w:p>
    <w:p>
      <w:r>
        <w:rPr>
          <w:b/>
        </w:rPr>
        <w:t>UNVERIFIED whether they exist anywhere else.</w:t>
      </w:r>
      <w:r>
        <w:t xml:space="preserve"> Either the catalogue is</w:t>
      </w:r>
    </w:p>
    <w:p>
      <w:r>
        <w:t>incomplete or the compliance document specifies two notifications nobody built.</w:t>
      </w:r>
    </w:p>
    <w:p>
      <w:pPr>
        <w:pStyle w:val="Heading3"/>
      </w:pPr>
      <w:r>
        <w:t>Band 3: things that mislead</w:t>
      </w:r>
    </w:p>
    <w:p>
      <w:pPr>
        <w:pStyle w:val="Heading4"/>
      </w:pPr>
      <w:r>
        <w:t>G-A6. The Apple Health toggle asks for a permission that leads nowhere. MEDIUM.</w:t>
      </w:r>
    </w:p>
    <w:p>
      <w:r>
        <w:t xml:space="preserve">An athlete on a Premium club can grant </w:t>
      </w:r>
      <w:r>
        <w:rPr>
          <w:rFonts w:ascii="Consolas" w:hAnsi="Consolas"/>
          <w:color w:val="333333"/>
          <w:sz w:val="18"/>
        </w:rPr>
        <w:t>healthkit_sync</w:t>
      </w:r>
      <w:r>
        <w:t>. **There is no HealthKit</w:t>
      </w:r>
    </w:p>
    <w:p>
      <w:r>
        <w:t>integration and no table holds device sourced data.** The consent is recorded and</w:t>
      </w:r>
    </w:p>
    <w:p>
      <w:r>
        <w:t>nothing reads it to ingest anything.</w:t>
      </w:r>
    </w:p>
    <w:p>
      <w:r>
        <w:rPr>
          <w:b/>
        </w:rPr>
        <w:t>Files.</w:t>
      </w:r>
      <w:r>
        <w:t xml:space="preserve"> </w:t>
      </w:r>
      <w:r>
        <w:rPr>
          <w:rFonts w:ascii="Consolas" w:hAnsi="Consolas"/>
          <w:color w:val="333333"/>
          <w:sz w:val="18"/>
        </w:rPr>
        <w:t>src/components/HealthkitConsentToggle/HealthkitConsentToggle.tsx</w:t>
      </w:r>
      <w:r>
        <w:t>,</w:t>
      </w:r>
    </w:p>
    <w:p>
      <w:r>
        <w:rPr>
          <w:rFonts w:ascii="Consolas" w:hAnsi="Consolas"/>
          <w:color w:val="333333"/>
          <w:sz w:val="18"/>
        </w:rPr>
        <w:t>src/app/(athlete)/me/page.tsx:240</w:t>
      </w:r>
      <w:r>
        <w:t>.</w:t>
      </w:r>
    </w:p>
    <w:p>
      <w:pPr>
        <w:pStyle w:val="Heading4"/>
      </w:pPr>
      <w:r>
        <w:t>G-A7. Nutrition guidance lives behind a tab called Gym. MEDIUM.</w:t>
      </w:r>
    </w:p>
    <w:p>
      <w:r>
        <w:t>A player looking for what to eat has to know it is under Gym. Not a bug, a naming</w:t>
      </w:r>
    </w:p>
    <w:p>
      <w:r>
        <w:t>decision, DECISION 2.</w:t>
      </w:r>
    </w:p>
    <w:p>
      <w:pPr>
        <w:pStyle w:val="Heading4"/>
      </w:pPr>
      <w:r>
        <w:t>G-A8. Two flag domains have nowhere to land on My data. LOW.</w:t>
      </w:r>
    </w:p>
    <w:p>
      <w:r>
        <w:rPr>
          <w:rFonts w:ascii="Consolas" w:hAnsi="Consolas"/>
          <w:color w:val="333333"/>
          <w:sz w:val="18"/>
        </w:rPr>
        <w:t>gps</w:t>
      </w:r>
      <w:r>
        <w:t xml:space="preserve"> and </w:t>
      </w:r>
      <w:r>
        <w:rPr>
          <w:rFonts w:ascii="Consolas" w:hAnsi="Consolas"/>
          <w:color w:val="333333"/>
          <w:sz w:val="18"/>
        </w:rPr>
        <w:t>compliance</w:t>
      </w:r>
      <w:r>
        <w:t xml:space="preserve"> flags have no segment (</w:t>
      </w:r>
      <w:r>
        <w:rPr>
          <w:rFonts w:ascii="Consolas" w:hAnsi="Consolas"/>
          <w:color w:val="333333"/>
          <w:sz w:val="18"/>
        </w:rPr>
        <w:t>my-data/page.tsx:452</w:t>
      </w:r>
      <w:r>
        <w:t>).</w:t>
      </w:r>
    </w:p>
    <w:p>
      <w:pPr>
        <w:pStyle w:val="Heading3"/>
      </w:pPr>
      <w:r>
        <w:t>Band 4: robustness</w:t>
      </w:r>
    </w:p>
    <w:p>
      <w:pPr>
        <w:pStyle w:val="Heading4"/>
      </w:pPr>
      <w:r>
        <w:t>G-A9. Report a problem is not queued offline. MEDIUM.</w:t>
      </w:r>
    </w:p>
    <w:p>
      <w:r>
        <w:t xml:space="preserve">Wellness, training, nutrition and gym are queued in </w:t>
      </w:r>
      <w:r>
        <w:rPr>
          <w:rFonts w:ascii="Consolas" w:hAnsi="Consolas"/>
          <w:color w:val="333333"/>
          <w:sz w:val="18"/>
        </w:rPr>
        <w:t>src/lib/outbox.ts</w:t>
      </w:r>
      <w:r>
        <w:t>. **Report</w:t>
      </w:r>
    </w:p>
    <w:p>
      <w:r>
        <w:t>a problem is not**, and it is the one an athlete is most likely to submit pitch</w:t>
      </w:r>
    </w:p>
    <w:p>
      <w:r>
        <w:t>side with no signal.</w:t>
      </w:r>
    </w:p>
    <w:p>
      <w:pPr>
        <w:pStyle w:val="Heading4"/>
      </w:pPr>
      <w:r>
        <w:t>G-A10. Nine athlete routes lose their destination after a signed out visit. LOW.</w:t>
      </w:r>
    </w:p>
    <w:p>
      <w:r>
        <w:rPr>
          <w:rFonts w:ascii="Consolas" w:hAnsi="Consolas"/>
          <w:color w:val="333333"/>
          <w:sz w:val="18"/>
        </w:rPr>
        <w:t>ATHLETE_PREFIXES</w:t>
      </w:r>
      <w:r>
        <w:t xml:space="preserve"> covers </w:t>
      </w:r>
      <w:r>
        <w:rPr>
          <w:rFonts w:ascii="Consolas" w:hAnsi="Consolas"/>
          <w:color w:val="333333"/>
          <w:sz w:val="18"/>
        </w:rPr>
        <w:t>/today</w:t>
      </w:r>
      <w:r>
        <w:t xml:space="preserve"> and </w:t>
      </w:r>
      <w:r>
        <w:rPr>
          <w:rFonts w:ascii="Consolas" w:hAnsi="Consolas"/>
          <w:color w:val="333333"/>
          <w:sz w:val="18"/>
        </w:rPr>
        <w:t>/check-in</w:t>
      </w:r>
      <w:r>
        <w:t xml:space="preserve"> only. Every other athlete route</w:t>
      </w:r>
    </w:p>
    <w:p>
      <w:r>
        <w:t xml:space="preserve">returns a bare </w:t>
      </w:r>
      <w:r>
        <w:rPr>
          <w:rFonts w:ascii="Consolas" w:hAnsi="Consolas"/>
          <w:color w:val="333333"/>
          <w:sz w:val="18"/>
        </w:rPr>
        <w:t>/login</w:t>
      </w:r>
      <w:r>
        <w:t>. Tested, not inferred.</w:t>
      </w:r>
    </w:p>
    <w:p>
      <w:pPr>
        <w:pStyle w:val="Heading4"/>
      </w:pPr>
      <w:r>
        <w:t>G-A11. An athlete cannot correct their own entry. LOW as built, worth a decision.</w:t>
      </w:r>
    </w:p>
    <w:p>
      <w:r>
        <w:t xml:space="preserve">Migration 0058 made </w:t>
      </w:r>
      <w:r>
        <w:rPr>
          <w:rFonts w:ascii="Consolas" w:hAnsi="Consolas"/>
          <w:color w:val="333333"/>
          <w:sz w:val="18"/>
        </w:rPr>
        <w:t>revise_wellness_entry</w:t>
      </w:r>
      <w:r>
        <w:t xml:space="preserve"> and </w:t>
      </w:r>
      <w:r>
        <w:rPr>
          <w:rFonts w:ascii="Consolas" w:hAnsi="Consolas"/>
          <w:color w:val="333333"/>
          <w:sz w:val="18"/>
        </w:rPr>
        <w:t>revise_training_entry</w:t>
      </w:r>
      <w:r>
        <w:t xml:space="preserve"> coach and</w:t>
      </w:r>
    </w:p>
    <w:p>
      <w:r>
        <w:t xml:space="preserve">medical only at the club's request. The </w:t>
      </w:r>
      <w:r>
        <w:rPr>
          <w:rFonts w:ascii="Consolas" w:hAnsi="Consolas"/>
          <w:color w:val="333333"/>
          <w:sz w:val="18"/>
        </w:rPr>
        <w:t>?correct=1</w:t>
      </w:r>
      <w:r>
        <w:t xml:space="preserve"> routes were removed properly</w:t>
      </w:r>
    </w:p>
    <w:p>
      <w:r>
        <w:t>rather than left to collect answers and refuse them. **Correct as built; the</w:t>
      </w:r>
    </w:p>
    <w:p>
      <w:r>
        <w:t>question is whether it is the intended end state.**</w:t>
      </w:r>
    </w:p>
    <w:p>
      <w:pPr>
        <w:pStyle w:val="Heading4"/>
      </w:pPr>
      <w:r>
        <w:t>G-A12. An athlete with no working email may have no recovery path. MEDIUM for academies.</w:t>
      </w:r>
    </w:p>
    <w:p>
      <w:r>
        <w:t>Password reset is PKCE and only works in the browser that asked. With no email</w:t>
      </w:r>
    </w:p>
    <w:p>
      <w:r>
        <w:t>provider configured, the link is not delivered at all. **UNVERIFIED what an</w:t>
      </w:r>
    </w:p>
    <w:p>
      <w:r>
        <w:t>academy player with no email does.**</w:t>
      </w:r>
    </w:p>
    <w:p>
      <w:pPr>
        <w:pStyle w:val="Heading3"/>
      </w:pPr>
      <w:r>
        <w:t>Band 5: unknowns that block specification, not code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Gap</w:t>
            </w:r>
          </w:p>
        </w:tc>
        <w:tc>
          <w:tcPr>
            <w:tcW w:type="dxa" w:w="4320"/>
          </w:tcPr>
          <w:p>
            <w:r>
              <w:rPr>
                <w:b/>
              </w:rPr>
              <w:t>What is missing</w:t>
            </w:r>
          </w:p>
        </w:tc>
      </w:tr>
      <w:tr>
        <w:tc>
          <w:tcPr>
            <w:tcW w:type="dxa" w:w="4320"/>
          </w:tcPr>
          <w:p>
            <w:r>
              <w:t>G-A13</w:t>
            </w:r>
          </w:p>
        </w:tc>
        <w:tc>
          <w:tcPr>
            <w:tcW w:type="dxa" w:w="4320"/>
          </w:tcPr>
          <w:p>
            <w:r>
              <w:t>The exact wording of the RPE question and its scale labels</w:t>
            </w:r>
          </w:p>
        </w:tc>
      </w:tr>
      <w:tr>
        <w:tc>
          <w:tcPr>
            <w:tcW w:type="dxa" w:w="4320"/>
          </w:tcPr>
          <w:p>
            <w:r>
              <w:t>G-A14</w:t>
            </w:r>
          </w:p>
        </w:tc>
        <w:tc>
          <w:tcPr>
            <w:tcW w:type="dxa" w:w="4320"/>
          </w:tcPr>
          <w:p>
            <w:r>
              <w:t>The exact wording of the weekly nutrition question and its three answers</w:t>
            </w:r>
          </w:p>
        </w:tc>
      </w:tr>
      <w:tr>
        <w:tc>
          <w:tcPr>
            <w:tcW w:type="dxa" w:w="4320"/>
          </w:tcPr>
          <w:p>
            <w:r>
              <w:t>G-A15</w:t>
            </w:r>
          </w:p>
        </w:tc>
        <w:tc>
          <w:tcPr>
            <w:tcW w:type="dxa" w:w="4320"/>
          </w:tcPr>
          <w:p>
            <w:r>
              <w:t>Whether a problem report can be retracted, and whether the athlete learns it was read</w:t>
            </w:r>
          </w:p>
        </w:tc>
      </w:tr>
      <w:tr>
        <w:tc>
          <w:tcPr>
            <w:tcW w:type="dxa" w:w="4320"/>
          </w:tcPr>
          <w:p>
            <w:r>
              <w:t>G-A16</w:t>
            </w:r>
          </w:p>
        </w:tc>
        <w:tc>
          <w:tcPr>
            <w:tcW w:type="dxa" w:w="4320"/>
          </w:tcPr>
          <w:p>
            <w:r>
              <w:t>What happens to an athlete's account when they leave the club</w:t>
            </w:r>
          </w:p>
        </w:tc>
      </w:tr>
      <w:tr>
        <w:tc>
          <w:tcPr>
            <w:tcW w:type="dxa" w:w="4320"/>
          </w:tcPr>
          <w:p>
            <w:r>
              <w:t>G-A17</w:t>
            </w:r>
          </w:p>
        </w:tc>
        <w:tc>
          <w:tcPr>
            <w:tcW w:type="dxa" w:w="4320"/>
          </w:tcPr>
          <w:p>
            <w:r>
              <w:t>What happens to club data if the club stops paying</w:t>
            </w:r>
          </w:p>
        </w:tc>
      </w:tr>
      <w:tr>
        <w:tc>
          <w:tcPr>
            <w:tcW w:type="dxa" w:w="4320"/>
          </w:tcPr>
          <w:p>
            <w:r>
              <w:t>G-A18</w:t>
            </w:r>
          </w:p>
        </w:tc>
        <w:tc>
          <w:tcPr>
            <w:tcW w:type="dxa" w:w="4320"/>
          </w:tcPr>
          <w:p>
            <w:r>
              <w:t>Whether an athlete in no positional group is told why comparisons are empty</w:t>
            </w:r>
          </w:p>
        </w:tc>
      </w:tr>
      <w:tr>
        <w:tc>
          <w:tcPr>
            <w:tcW w:type="dxa" w:w="4320"/>
          </w:tcPr>
          <w:p>
            <w:r>
              <w:t>G-A19</w:t>
            </w:r>
          </w:p>
        </w:tc>
        <w:tc>
          <w:tcPr>
            <w:tcW w:type="dxa" w:w="4320"/>
          </w:tcPr>
          <w:p>
            <w:r>
              <w:t xml:space="preserve">Whether MET-036's stated visibility rule holds, given </w:t>
            </w:r>
            <w:r>
              <w:rPr>
                <w:rFonts w:ascii="Consolas" w:hAnsi="Consolas"/>
                <w:color w:val="333333"/>
                <w:sz w:val="18"/>
              </w:rPr>
              <w:t>/programme/nutrition</w:t>
            </w:r>
            <w:r>
              <w:t xml:space="preserve"> reads body mass</w:t>
            </w:r>
          </w:p>
        </w:tc>
      </w:tr>
    </w:tbl>
    <w:p/>
    <w:p>
      <w:r>
        <w:rPr>
          <w:b/>
        </w:rPr>
        <w:t>G-A13 and G-A14 matter more than they look.</w:t>
      </w:r>
      <w:r>
        <w:t xml:space="preserve"> The brief is right that wording</w:t>
      </w:r>
    </w:p>
    <w:p>
      <w:r>
        <w:t>changes what the data means, and these are two of the four things an athlete ever</w:t>
      </w:r>
    </w:p>
    <w:p>
      <w:r>
        <w:t>types.</w:t>
      </w:r>
    </w:p>
    <w:p>
      <w:r>
        <w:br w:type="page"/>
      </w:r>
    </w:p>
    <w:p>
      <w:pPr>
        <w:pStyle w:val="Heading1"/>
      </w:pPr>
      <w:r>
        <w:t>Appendix H. Build state</w:t>
      </w:r>
    </w:p>
    <w:p>
      <w:pPr>
        <w:pStyle w:val="Heading2"/>
      </w:pPr>
      <w:r>
        <w:t>Stage A0: what the athlete app actually is</w:t>
      </w:r>
    </w:p>
    <w:p>
      <w:r>
        <w:t>Generated 6 September 2026. What exists today, before any specification is</w:t>
      </w:r>
    </w:p>
    <w:p>
      <w:r>
        <w:t>written. Every claim carries the file it came from.</w:t>
      </w:r>
    </w:p>
    <w:p>
      <w:pPr>
        <w:pStyle w:val="Heading3"/>
      </w:pPr>
      <w:r>
        <w:t>The headline, which contradicts the brief</w:t>
      </w:r>
    </w:p>
    <w:p>
      <w:r>
        <w:rPr>
          <w:b/>
        </w:rPr>
        <w:t>The athlete app is not an iOS app.</w:t>
      </w:r>
      <w:r>
        <w:t xml:space="preserve"> It is a responsive web app, running in a</w:t>
      </w:r>
    </w:p>
    <w:p>
      <w:r>
        <w:t>browser, sharing one codebase and one deployment with the staff app.</w:t>
      </w:r>
    </w:p>
    <w:p>
      <w:r>
        <w:t xml:space="preserve">The brief describes "the iOS app used by players". </w:t>
      </w:r>
      <w:r>
        <w:rPr>
          <w:b/>
        </w:rPr>
        <w:t>There is no iOS app.</w:t>
      </w:r>
      <w:r>
        <w:t xml:space="preserve"> There</w:t>
      </w:r>
    </w:p>
    <w:p>
      <w:r>
        <w:t>is no Xcode project, no Swift, no React Native, no Expo, no Capacitor, no Cordova</w:t>
      </w:r>
    </w:p>
    <w:p>
      <w:r>
        <w:t>and no Ionic. I searched the whole repository, and the Desktop copy, for</w:t>
      </w:r>
    </w:p>
    <w:p>
      <w:r>
        <w:rPr>
          <w:rFonts w:ascii="Consolas" w:hAnsi="Consolas"/>
          <w:color w:val="333333"/>
          <w:sz w:val="18"/>
        </w:rPr>
        <w:t>.xcodeproj</w:t>
      </w:r>
      <w:r>
        <w:t xml:space="preserve">, </w:t>
      </w:r>
      <w:r>
        <w:rPr>
          <w:rFonts w:ascii="Consolas" w:hAnsi="Consolas"/>
          <w:color w:val="333333"/>
          <w:sz w:val="18"/>
        </w:rPr>
        <w:t>.xcworkspace</w:t>
      </w:r>
      <w:r>
        <w:t xml:space="preserve">, </w:t>
      </w:r>
      <w:r>
        <w:rPr>
          <w:rFonts w:ascii="Consolas" w:hAnsi="Consolas"/>
          <w:color w:val="333333"/>
          <w:sz w:val="18"/>
        </w:rPr>
        <w:t>Package.swift</w:t>
      </w:r>
      <w:r>
        <w:t xml:space="preserve">, </w:t>
      </w:r>
      <w:r>
        <w:rPr>
          <w:rFonts w:ascii="Consolas" w:hAnsi="Consolas"/>
          <w:color w:val="333333"/>
          <w:sz w:val="18"/>
        </w:rPr>
        <w:t>Info.plist</w:t>
      </w:r>
      <w:r>
        <w:t xml:space="preserve">, </w:t>
      </w:r>
      <w:r>
        <w:rPr>
          <w:rFonts w:ascii="Consolas" w:hAnsi="Consolas"/>
          <w:color w:val="333333"/>
          <w:sz w:val="18"/>
        </w:rPr>
        <w:t>*.swift</w:t>
      </w:r>
      <w:r>
        <w:t>,</w:t>
      </w:r>
    </w:p>
    <w:p>
      <w:r>
        <w:rPr>
          <w:rFonts w:ascii="Consolas" w:hAnsi="Consolas"/>
          <w:color w:val="333333"/>
          <w:sz w:val="18"/>
        </w:rPr>
        <w:t>PrivacyInfo.xcprivacy</w:t>
      </w:r>
      <w:r>
        <w:t xml:space="preserve">, </w:t>
      </w:r>
      <w:r>
        <w:rPr>
          <w:rFonts w:ascii="Consolas" w:hAnsi="Consolas"/>
          <w:color w:val="333333"/>
          <w:sz w:val="18"/>
        </w:rPr>
        <w:t>app.json</w:t>
      </w:r>
      <w:r>
        <w:t xml:space="preserve">, </w:t>
      </w:r>
      <w:r>
        <w:rPr>
          <w:rFonts w:ascii="Consolas" w:hAnsi="Consolas"/>
          <w:color w:val="333333"/>
          <w:sz w:val="18"/>
        </w:rPr>
        <w:t>app.config.*</w:t>
      </w:r>
      <w:r>
        <w:t xml:space="preserve">, </w:t>
      </w:r>
      <w:r>
        <w:rPr>
          <w:rFonts w:ascii="Consolas" w:hAnsi="Consolas"/>
          <w:color w:val="333333"/>
          <w:sz w:val="18"/>
        </w:rPr>
        <w:t>eas.json</w:t>
      </w:r>
      <w:r>
        <w:t xml:space="preserve"> and</w:t>
      </w:r>
    </w:p>
    <w:p>
      <w:r>
        <w:rPr>
          <w:rFonts w:ascii="Consolas" w:hAnsi="Consolas"/>
          <w:color w:val="333333"/>
          <w:sz w:val="18"/>
        </w:rPr>
        <w:t>metro.config.*</w:t>
      </w:r>
      <w:r>
        <w:t xml:space="preserve">. </w:t>
      </w:r>
      <w:r>
        <w:rPr>
          <w:b/>
        </w:rPr>
        <w:t>Nothing matched.</w:t>
      </w:r>
    </w:p>
    <w:p>
      <w:r>
        <w:t>The only application dependency set is Next.js 16.3 and React 19.2.8</w:t>
      </w:r>
    </w:p>
    <w:p>
      <w:r>
        <w:t>(</w:t>
      </w:r>
      <w:r>
        <w:rPr>
          <w:rFonts w:ascii="Consolas" w:hAnsi="Consolas"/>
          <w:color w:val="333333"/>
          <w:sz w:val="18"/>
        </w:rPr>
        <w:t>fydr/package.json</w:t>
      </w:r>
      <w:r>
        <w:t>). No mobile framework appears in it.</w:t>
      </w:r>
    </w:p>
    <w:p>
      <w:r>
        <w:rPr>
          <w:b/>
        </w:rPr>
        <w:t>This is not a discovery. It is recorded in the project's own contract</w:t>
      </w:r>
      <w:r>
        <w:t>, which</w:t>
      </w:r>
    </w:p>
    <w:p>
      <w:r>
        <w:t>says the athlete app "</w:t>
      </w:r>
      <w:r>
        <w:rPr>
          <w:b/>
        </w:rPr>
        <w:t>exists, is not mobile, and is not greenfield</w:t>
      </w:r>
      <w:r>
        <w:t>", and is</w:t>
      </w:r>
    </w:p>
    <w:p>
      <w:r>
        <w:t>"responsive mobile web, not the React Native/Expo app §4 describes: that native</w:t>
      </w:r>
    </w:p>
    <w:p>
      <w:r>
        <w:t>shell has not been started" (</w:t>
      </w:r>
      <w:r>
        <w:rPr>
          <w:rFonts w:ascii="Consolas" w:hAnsi="Consolas"/>
          <w:color w:val="333333"/>
          <w:sz w:val="18"/>
        </w:rPr>
        <w:t>CLAUDE.md</w:t>
      </w:r>
      <w:r>
        <w:t xml:space="preserve"> §8).</w:t>
      </w:r>
    </w:p>
    <w:p>
      <w:pPr>
        <w:pStyle w:val="Heading4"/>
      </w:pPr>
      <w:r>
        <w:t>What this changes about the brief</w:t>
      </w:r>
    </w:p>
    <w:p>
      <w:r>
        <w:t>Six of the twelve screen specification sections, and one whole stage, assume a</w:t>
      </w:r>
    </w:p>
    <w:p>
      <w:r>
        <w:t>native app. They cannot be answered as written:</w:t>
      </w:r>
    </w:p>
    <w:tbl>
      <w:tblPr>
        <w:tblStyle w:val="LightGrid-Accent1"/>
        <w:tblW w:type="auto" w:w="0"/>
        <w:tblLook w:firstColumn="1" w:firstRow="1" w:lastColumn="0" w:lastRow="0" w:noHBand="0" w:noVBand="1" w:val="04A0"/>
      </w:tblPr>
      <w:tblGrid>
        <w:gridCol w:w="4320"/>
        <w:gridCol w:w="4320"/>
      </w:tblGrid>
      <w:tr>
        <w:tc>
          <w:tcPr>
            <w:tcW w:type="dxa" w:w="4320"/>
          </w:tcPr>
          <w:p>
            <w:r>
              <w:rPr>
                <w:b/>
              </w:rPr>
              <w:t>Brief asks for</w:t>
            </w:r>
          </w:p>
        </w:tc>
        <w:tc>
          <w:tcPr>
            <w:tcW w:type="dxa" w:w="4320"/>
          </w:tcPr>
          <w:p>
            <w:r>
              <w:rPr>
                <w:b/>
              </w:rPr>
              <w:t>Status</w:t>
            </w:r>
          </w:p>
        </w:tc>
      </w:tr>
      <w:tr>
        <w:tc>
          <w:tcPr>
            <w:tcW w:type="dxa" w:w="4320"/>
          </w:tcPr>
          <w:p>
            <w:r>
              <w:t>Native language and navigation library</w:t>
            </w:r>
          </w:p>
        </w:tc>
        <w:tc>
          <w:tcPr>
            <w:tcW w:type="dxa" w:w="4320"/>
          </w:tcPr>
          <w:p>
            <w:r>
              <w:rPr>
                <w:b/>
              </w:rPr>
              <w:t>Neither exists.</w:t>
            </w:r>
            <w:r>
              <w:t xml:space="preserve"> Next.js App Router, browser navigation</w:t>
            </w:r>
          </w:p>
        </w:tc>
      </w:tr>
      <w:tr>
        <w:tc>
          <w:tcPr>
            <w:tcW w:type="dxa" w:w="4320"/>
          </w:tcPr>
          <w:p>
            <w:r>
              <w:t>Bundle ID, provisioning</w:t>
            </w:r>
          </w:p>
        </w:tc>
        <w:tc>
          <w:tcPr>
            <w:tcW w:type="dxa" w:w="4320"/>
          </w:tcPr>
          <w:p>
            <w:r>
              <w:rPr>
                <w:b/>
              </w:rPr>
              <w:t>Do not exist.</w:t>
            </w:r>
            <w:r>
              <w:t xml:space="preserve"> No native project to hold them</w:t>
            </w:r>
          </w:p>
        </w:tc>
      </w:tr>
      <w:tr>
        <w:tc>
          <w:tcPr>
            <w:tcW w:type="dxa" w:w="4320"/>
          </w:tcPr>
          <w:p>
            <w:r>
              <w:t>Privacy manifest (</w:t>
            </w:r>
            <w:r>
              <w:rPr>
                <w:rFonts w:ascii="Consolas" w:hAnsi="Consolas"/>
                <w:color w:val="333333"/>
                <w:sz w:val="18"/>
              </w:rPr>
              <w:t>PrivacyInfo.xcprivacy</w:t>
            </w:r>
            <w:r>
              <w:t>)</w:t>
            </w:r>
          </w:p>
        </w:tc>
        <w:tc>
          <w:tcPr>
            <w:tcW w:type="dxa" w:w="4320"/>
          </w:tcPr>
          <w:p>
            <w:r>
              <w:rPr>
                <w:b/>
              </w:rPr>
              <w:t>Does not exist</w:t>
            </w:r>
          </w:p>
        </w:tc>
      </w:tr>
      <w:tr>
        <w:tc>
          <w:tcPr>
            <w:tcW w:type="dxa" w:w="4320"/>
          </w:tcPr>
          <w:p>
            <w:r>
              <w:t>App privacy answers, age rating</w:t>
            </w:r>
          </w:p>
        </w:tc>
        <w:tc>
          <w:tcPr>
            <w:tcW w:type="dxa" w:w="4320"/>
          </w:tcPr>
          <w:p>
            <w:r>
              <w:rPr>
                <w:b/>
              </w:rPr>
              <w:t>Never submitted.</w:t>
            </w:r>
            <w:r>
              <w:t xml:space="preserve"> No App Store Connect presence found in the repo</w:t>
            </w:r>
          </w:p>
        </w:tc>
      </w:tr>
      <w:tr>
        <w:tc>
          <w:tcPr>
            <w:tcW w:type="dxa" w:w="4320"/>
          </w:tcPr>
          <w:p>
            <w:r>
              <w:t>HealthKit data types</w:t>
            </w:r>
          </w:p>
        </w:tc>
        <w:tc>
          <w:tcPr>
            <w:tcW w:type="dxa" w:w="4320"/>
          </w:tcPr>
          <w:p>
            <w:r>
              <w:rPr>
                <w:b/>
              </w:rPr>
              <w:t>Not integrated.</w:t>
            </w:r>
            <w:r>
              <w:t xml:space="preserve"> See section 5</w:t>
            </w:r>
          </w:p>
        </w:tc>
      </w:tr>
      <w:tr>
        <w:tc>
          <w:tcPr>
            <w:tcW w:type="dxa" w:w="4320"/>
          </w:tcPr>
          <w:p>
            <w:r>
              <w:t>OS permissions: camera, photos, notifications</w:t>
            </w:r>
          </w:p>
        </w:tc>
        <w:tc>
          <w:tcPr>
            <w:tcW w:type="dxa" w:w="4320"/>
          </w:tcPr>
          <w:p>
            <w:r>
              <w:rPr>
                <w:b/>
              </w:rPr>
              <w:t>Browser permissions only</w:t>
            </w:r>
            <w:r>
              <w:t>, and see section 5</w:t>
            </w:r>
          </w:p>
        </w:tc>
      </w:tr>
      <w:tr>
        <w:tc>
          <w:tcPr>
            <w:tcW w:type="dxa" w:w="4320"/>
          </w:tcPr>
          <w:p>
            <w:r>
              <w:t>Stage B5, App Store readiness</w:t>
            </w:r>
          </w:p>
        </w:tc>
        <w:tc>
          <w:tcPr>
            <w:tcW w:type="dxa" w:w="4320"/>
          </w:tcPr>
          <w:p>
            <w:r>
              <w:rPr>
                <w:b/>
              </w:rPr>
              <w:t>Cannot be written against this build.</w:t>
            </w:r>
            <w:r>
              <w:t xml:space="preserve"> See section 7</w:t>
            </w:r>
          </w:p>
        </w:tc>
      </w:tr>
      <w:tr>
        <w:tc>
          <w:tcPr>
            <w:tcW w:type="dxa" w:w="4320"/>
          </w:tcPr>
          <w:p>
            <w:r>
              <w:t>Section 11, minimum iOS version, one handed reachability</w:t>
            </w:r>
          </w:p>
        </w:tc>
        <w:tc>
          <w:tcPr>
            <w:tcW w:type="dxa" w:w="4320"/>
          </w:tcPr>
          <w:p>
            <w:r>
              <w:rPr>
                <w:b/>
              </w:rPr>
              <w:t>Not applicable.</w:t>
            </w:r>
            <w:r>
              <w:t xml:space="preserve"> Applies to browsers and viewports instead</w:t>
            </w:r>
          </w:p>
        </w:tc>
      </w:tr>
    </w:tbl>
    <w:p/>
    <w:p>
      <w:r>
        <w:rPr>
          <w:b/>
        </w:rPr>
        <w:t>I have not guessed at any of these.</w:t>
      </w:r>
      <w:r>
        <w:t xml:space="preserve"> They are reported as absent rather than</w:t>
      </w:r>
    </w:p>
    <w:p>
      <w:r>
        <w:t>described as if a native app existed.</w:t>
      </w:r>
    </w:p>
    <w:p>
      <w:pPr>
        <w:pStyle w:val="Heading3"/>
      </w:pPr>
      <w:r>
        <w:t>1. Where it lives</w:t>
      </w:r>
    </w:p>
    <w:p>
      <w:r>
        <w:rPr>
          <w:b/>
        </w:rPr>
        <w:t>In this repository</w:t>
      </w:r>
      <w:r>
        <w:t xml:space="preserve">, at </w:t>
      </w:r>
      <w:r>
        <w:rPr>
          <w:rFonts w:ascii="Consolas" w:hAnsi="Consolas"/>
          <w:color w:val="333333"/>
          <w:sz w:val="18"/>
        </w:rPr>
        <w:t>src/app/(athlete)/</w:t>
      </w:r>
      <w:r>
        <w:t>, inside the same Next.js</w:t>
      </w:r>
    </w:p>
    <w:p>
      <w:r>
        <w:t>application as the staff app.</w:t>
      </w:r>
    </w:p>
    <w:p>
      <w:r>
        <w:rPr>
          <w:b/>
        </w:rPr>
        <w:t>There is no second repository.</w:t>
      </w:r>
      <w:r>
        <w:t xml:space="preserve"> </w:t>
      </w:r>
      <w:r>
        <w:rPr>
          <w:rFonts w:ascii="Consolas" w:hAnsi="Consolas"/>
          <w:color w:val="333333"/>
          <w:sz w:val="18"/>
        </w:rPr>
        <w:t>~/Developer/</w:t>
      </w:r>
      <w:r>
        <w:t xml:space="preserve"> contains only </w:t>
      </w:r>
      <w:r>
        <w:rPr>
          <w:rFonts w:ascii="Consolas" w:hAnsi="Consolas"/>
          <w:color w:val="333333"/>
          <w:sz w:val="18"/>
        </w:rPr>
        <w:t>Fydr</w:t>
      </w:r>
      <w:r>
        <w:t>. A copy</w:t>
      </w:r>
    </w:p>
    <w:p>
      <w:r>
        <w:t xml:space="preserve">exists at </w:t>
      </w:r>
      <w:r>
        <w:rPr>
          <w:rFonts w:ascii="Consolas" w:hAnsi="Consolas"/>
          <w:color w:val="333333"/>
          <w:sz w:val="18"/>
        </w:rPr>
        <w:t>~/Desktop/Fydr</w:t>
      </w:r>
      <w:r>
        <w:t>, kept as a precaution and never written to, and it</w:t>
      </w:r>
    </w:p>
    <w:p>
      <w:r>
        <w:t>contains no native artefacts either.</w:t>
      </w:r>
    </w:p>
    <w:p>
      <w:r>
        <w:rPr>
          <w:b/>
        </w:rPr>
        <w:t>One deployment serves both surfaces.</w:t>
      </w:r>
      <w:r>
        <w:t xml:space="preserve"> The athlete app is not separately</w:t>
      </w:r>
    </w:p>
    <w:p>
      <w:r>
        <w:t>deployed and has no separate address: an athlete signs in at the same domain as a</w:t>
      </w:r>
    </w:p>
    <w:p>
      <w:r>
        <w:t>coach and is routed by their role.</w:t>
      </w:r>
    </w:p>
    <w:p>
      <w:pPr>
        <w:pStyle w:val="Heading3"/>
      </w:pPr>
      <w:r>
        <w:t>2. What it is built in</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t>Framework</w:t>
            </w:r>
          </w:p>
        </w:tc>
        <w:tc>
          <w:tcPr>
            <w:tcW w:type="dxa" w:w="4320"/>
          </w:tcPr>
          <w:p>
            <w:r>
              <w:rPr>
                <w:b/>
              </w:rPr>
              <w:t>Next.js 16.3</w:t>
            </w:r>
            <w:r>
              <w:t>, App Router</w:t>
            </w:r>
          </w:p>
        </w:tc>
      </w:tr>
      <w:tr>
        <w:tc>
          <w:tcPr>
            <w:tcW w:type="dxa" w:w="4320"/>
          </w:tcPr>
          <w:p>
            <w:r>
              <w:t>UI library</w:t>
            </w:r>
          </w:p>
        </w:tc>
        <w:tc>
          <w:tcPr>
            <w:tcW w:type="dxa" w:w="4320"/>
          </w:tcPr>
          <w:p>
            <w:r>
              <w:rPr>
                <w:b/>
              </w:rPr>
              <w:t>React 19.2.8</w:t>
            </w:r>
          </w:p>
        </w:tc>
      </w:tr>
      <w:tr>
        <w:tc>
          <w:tcPr>
            <w:tcW w:type="dxa" w:w="4320"/>
          </w:tcPr>
          <w:p>
            <w:r>
              <w:t>Navigation</w:t>
            </w:r>
          </w:p>
        </w:tc>
        <w:tc>
          <w:tcPr>
            <w:tcW w:type="dxa" w:w="4320"/>
          </w:tcPr>
          <w:p>
            <w:r>
              <w:rPr>
                <w:b/>
              </w:rPr>
              <w:t>The Next.js App Router.</w:t>
            </w:r>
            <w:r>
              <w:t xml:space="preserve"> No navigation library: URLs and links</w:t>
            </w:r>
          </w:p>
        </w:tc>
      </w:tr>
      <w:tr>
        <w:tc>
          <w:tcPr>
            <w:tcW w:type="dxa" w:w="4320"/>
          </w:tcPr>
          <w:p>
            <w:r>
              <w:t>Styling</w:t>
            </w:r>
          </w:p>
        </w:tc>
        <w:tc>
          <w:tcPr>
            <w:tcW w:type="dxa" w:w="4320"/>
          </w:tcPr>
          <w:p>
            <w:r>
              <w:t>The same design tokens as the staff app (</w:t>
            </w:r>
            <w:r>
              <w:rPr>
                <w:rFonts w:ascii="Consolas" w:hAnsi="Consolas"/>
                <w:color w:val="333333"/>
                <w:sz w:val="18"/>
              </w:rPr>
              <w:t>src/styles/tokens.css</w:t>
            </w:r>
            <w:r>
              <w:t>)</w:t>
            </w:r>
          </w:p>
        </w:tc>
      </w:tr>
      <w:tr>
        <w:tc>
          <w:tcPr>
            <w:tcW w:type="dxa" w:w="4320"/>
          </w:tcPr>
          <w:p>
            <w:r>
              <w:t>Server state</w:t>
            </w:r>
          </w:p>
        </w:tc>
        <w:tc>
          <w:tcPr>
            <w:tcW w:type="dxa" w:w="4320"/>
          </w:tcPr>
          <w:p>
            <w:r>
              <w:t>TanStack Query</w:t>
            </w:r>
          </w:p>
        </w:tc>
      </w:tr>
      <w:tr>
        <w:tc>
          <w:tcPr>
            <w:tcW w:type="dxa" w:w="4320"/>
          </w:tcPr>
          <w:p>
            <w:r>
              <w:t>Shell</w:t>
            </w:r>
          </w:p>
        </w:tc>
        <w:tc>
          <w:tcPr>
            <w:tcW w:type="dxa" w:w="4320"/>
          </w:tcPr>
          <w:p>
            <w:r>
              <w:t xml:space="preserve">A four item tab bar, </w:t>
            </w:r>
            <w:r>
              <w:rPr>
                <w:rFonts w:ascii="Consolas" w:hAnsi="Consolas"/>
                <w:color w:val="333333"/>
                <w:sz w:val="18"/>
              </w:rPr>
              <w:t>src/components/AthleteTabBar/AthleteTabBar.tsx</w:t>
            </w:r>
          </w:p>
        </w:tc>
      </w:tr>
    </w:tbl>
    <w:p/>
    <w:p>
      <w:r>
        <w:rPr>
          <w:b/>
        </w:rPr>
        <w:t>The tab bar has four destinations</w:t>
      </w:r>
      <w:r>
        <w:t xml:space="preserve"> (</w:t>
      </w:r>
      <w:r>
        <w:rPr>
          <w:rFonts w:ascii="Consolas" w:hAnsi="Consolas"/>
          <w:color w:val="333333"/>
          <w:sz w:val="18"/>
        </w:rPr>
        <w:t>AthleteTabBar.tsx:24</w:t>
      </w:r>
      <w: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t>Label</w:t>
            </w:r>
          </w:p>
        </w:tc>
        <w:tc>
          <w:tcPr>
            <w:tcW w:type="dxa" w:w="4320"/>
          </w:tcPr>
          <w:p>
            <w:r>
              <w:rPr>
                <w:b/>
              </w:rPr>
              <w:t>Route</w:t>
            </w:r>
          </w:p>
        </w:tc>
      </w:tr>
      <w:tr>
        <w:tc>
          <w:tcPr>
            <w:tcW w:type="dxa" w:w="4320"/>
          </w:tcPr>
          <w:p>
            <w:r>
              <w:t>Today</w:t>
            </w:r>
          </w:p>
        </w:tc>
        <w:tc>
          <w:tcPr>
            <w:tcW w:type="dxa" w:w="4320"/>
          </w:tcPr>
          <w:p>
            <w:r>
              <w:rPr>
                <w:rFonts w:ascii="Consolas" w:hAnsi="Consolas"/>
                <w:color w:val="333333"/>
                <w:sz w:val="18"/>
              </w:rPr>
              <w:t>/today</w:t>
            </w:r>
          </w:p>
        </w:tc>
      </w:tr>
      <w:tr>
        <w:tc>
          <w:tcPr>
            <w:tcW w:type="dxa" w:w="4320"/>
          </w:tcPr>
          <w:p>
            <w:r>
              <w:t>My data</w:t>
            </w:r>
          </w:p>
        </w:tc>
        <w:tc>
          <w:tcPr>
            <w:tcW w:type="dxa" w:w="4320"/>
          </w:tcPr>
          <w:p>
            <w:r>
              <w:rPr>
                <w:rFonts w:ascii="Consolas" w:hAnsi="Consolas"/>
                <w:color w:val="333333"/>
                <w:sz w:val="18"/>
              </w:rPr>
              <w:t>/my-data</w:t>
            </w:r>
          </w:p>
        </w:tc>
      </w:tr>
      <w:tr>
        <w:tc>
          <w:tcPr>
            <w:tcW w:type="dxa" w:w="4320"/>
          </w:tcPr>
          <w:p>
            <w:r>
              <w:t>Gym</w:t>
            </w:r>
          </w:p>
        </w:tc>
        <w:tc>
          <w:tcPr>
            <w:tcW w:type="dxa" w:w="4320"/>
          </w:tcPr>
          <w:p>
            <w:r>
              <w:rPr>
                <w:rFonts w:ascii="Consolas" w:hAnsi="Consolas"/>
                <w:color w:val="333333"/>
                <w:sz w:val="18"/>
              </w:rPr>
              <w:t>/programme</w:t>
            </w:r>
          </w:p>
        </w:tc>
      </w:tr>
      <w:tr>
        <w:tc>
          <w:tcPr>
            <w:tcW w:type="dxa" w:w="4320"/>
          </w:tcPr>
          <w:p>
            <w:r>
              <w:t>Me</w:t>
            </w:r>
          </w:p>
        </w:tc>
        <w:tc>
          <w:tcPr>
            <w:tcW w:type="dxa" w:w="4320"/>
          </w:tcPr>
          <w:p>
            <w:r>
              <w:rPr>
                <w:rFonts w:ascii="Consolas" w:hAnsi="Consolas"/>
                <w:color w:val="333333"/>
                <w:sz w:val="18"/>
              </w:rPr>
              <w:t>/me</w:t>
            </w:r>
          </w:p>
        </w:tc>
      </w:tr>
    </w:tbl>
    <w:p/>
    <w:p>
      <w:r>
        <w:rPr>
          <w:b/>
        </w:rPr>
        <w:t>A note on the word "app".</w:t>
      </w:r>
      <w:r>
        <w:t xml:space="preserve"> It behaves like an app on a phone: a tab bar, one</w:t>
      </w:r>
    </w:p>
    <w:p>
      <w:r>
        <w:t>screen at a time, thumb reachable. It is a web page. Nothing installs it, nothing</w:t>
      </w:r>
    </w:p>
    <w:p>
      <w:r>
        <w:t>appears on a home screen unless the athlete adds it manually, and **there is no</w:t>
      </w:r>
    </w:p>
    <w:p>
      <w:r>
        <w:t>web app manifest** in the repository, so even the browser's own "add to home</w:t>
      </w:r>
    </w:p>
    <w:p>
      <w:r>
        <w:t>screen" behaviour is unconfigured.</w:t>
      </w:r>
    </w:p>
    <w:p>
      <w:pPr>
        <w:pStyle w:val="Heading3"/>
      </w:pPr>
      <w:r>
        <w:t>3. Which screens exist</w:t>
      </w:r>
    </w:p>
    <w:p>
      <w:r>
        <w:rPr>
          <w:b/>
        </w:rPr>
        <w:t>Fifteen screens. None is a stub.</w:t>
      </w:r>
      <w:r>
        <w:t xml:space="preserve"> Every one is a real, working screen with real</w:t>
      </w:r>
    </w:p>
    <w:p>
      <w:r>
        <w:t>queries behind it. Line counts are given as a rough measure of substance, not as</w:t>
      </w:r>
    </w:p>
    <w:p>
      <w:r>
        <w:t>a quality judgement.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Screen</w:t>
            </w:r>
          </w:p>
        </w:tc>
        <w:tc>
          <w:tcPr>
            <w:tcW w:type="dxa" w:w="2880"/>
          </w:tcPr>
          <w:p>
            <w:r>
              <w:rPr>
                <w:b/>
              </w:rPr>
              <w:t>Route</w:t>
            </w:r>
          </w:p>
        </w:tc>
        <w:tc>
          <w:tcPr>
            <w:tcW w:type="dxa" w:w="2880"/>
          </w:tcPr>
          <w:p>
            <w:r>
              <w:rPr>
                <w:b/>
              </w:rPr>
              <w:t>Lines</w:t>
            </w:r>
          </w:p>
        </w:tc>
      </w:tr>
      <w:tr>
        <w:tc>
          <w:tcPr>
            <w:tcW w:type="dxa" w:w="2880"/>
          </w:tcPr>
          <w:p>
            <w:r>
              <w:t>Today</w:t>
            </w:r>
          </w:p>
        </w:tc>
        <w:tc>
          <w:tcPr>
            <w:tcW w:type="dxa" w:w="2880"/>
          </w:tcPr>
          <w:p>
            <w:r>
              <w:rPr>
                <w:rFonts w:ascii="Consolas" w:hAnsi="Consolas"/>
                <w:color w:val="333333"/>
                <w:sz w:val="18"/>
              </w:rPr>
              <w:t>/today</w:t>
            </w:r>
          </w:p>
        </w:tc>
        <w:tc>
          <w:tcPr>
            <w:tcW w:type="dxa" w:w="2880"/>
          </w:tcPr>
          <w:p>
            <w:r>
              <w:t>452</w:t>
            </w:r>
          </w:p>
        </w:tc>
      </w:tr>
      <w:tr>
        <w:tc>
          <w:tcPr>
            <w:tcW w:type="dxa" w:w="2880"/>
          </w:tcPr>
          <w:p>
            <w:r>
              <w:t>Wellness check-in</w:t>
            </w:r>
          </w:p>
        </w:tc>
        <w:tc>
          <w:tcPr>
            <w:tcW w:type="dxa" w:w="2880"/>
          </w:tcPr>
          <w:p>
            <w:r>
              <w:rPr>
                <w:rFonts w:ascii="Consolas" w:hAnsi="Consolas"/>
                <w:color w:val="333333"/>
                <w:sz w:val="18"/>
              </w:rPr>
              <w:t>/check-in</w:t>
            </w:r>
          </w:p>
        </w:tc>
        <w:tc>
          <w:tcPr>
            <w:tcW w:type="dxa" w:w="2880"/>
          </w:tcPr>
          <w:p>
            <w:r>
              <w:t>134</w:t>
            </w:r>
          </w:p>
        </w:tc>
      </w:tr>
      <w:tr>
        <w:tc>
          <w:tcPr>
            <w:tcW w:type="dxa" w:w="2880"/>
          </w:tcPr>
          <w:p>
            <w:r>
              <w:t>Session rating</w:t>
            </w:r>
          </w:p>
        </w:tc>
        <w:tc>
          <w:tcPr>
            <w:tcW w:type="dxa" w:w="2880"/>
          </w:tcPr>
          <w:p>
            <w:r>
              <w:rPr>
                <w:rFonts w:ascii="Consolas" w:hAnsi="Consolas"/>
                <w:color w:val="333333"/>
                <w:sz w:val="18"/>
              </w:rPr>
              <w:t>/rpe/[sessionId]</w:t>
            </w:r>
          </w:p>
        </w:tc>
        <w:tc>
          <w:tcPr>
            <w:tcW w:type="dxa" w:w="2880"/>
          </w:tcPr>
          <w:p>
            <w:r>
              <w:t>168</w:t>
            </w:r>
          </w:p>
        </w:tc>
      </w:tr>
      <w:tr>
        <w:tc>
          <w:tcPr>
            <w:tcW w:type="dxa" w:w="2880"/>
          </w:tcPr>
          <w:p>
            <w:r>
              <w:t>Nutrition check-in</w:t>
            </w:r>
          </w:p>
        </w:tc>
        <w:tc>
          <w:tcPr>
            <w:tcW w:type="dxa" w:w="2880"/>
          </w:tcPr>
          <w:p>
            <w:r>
              <w:rPr>
                <w:rFonts w:ascii="Consolas" w:hAnsi="Consolas"/>
                <w:color w:val="333333"/>
                <w:sz w:val="18"/>
              </w:rPr>
              <w:t>/nutrition-check-in</w:t>
            </w:r>
          </w:p>
        </w:tc>
        <w:tc>
          <w:tcPr>
            <w:tcW w:type="dxa" w:w="2880"/>
          </w:tcPr>
          <w:p>
            <w:r>
              <w:t>97</w:t>
            </w:r>
          </w:p>
        </w:tc>
      </w:tr>
      <w:tr>
        <w:tc>
          <w:tcPr>
            <w:tcW w:type="dxa" w:w="2880"/>
          </w:tcPr>
          <w:p>
            <w:r>
              <w:t>Report a problem</w:t>
            </w:r>
          </w:p>
        </w:tc>
        <w:tc>
          <w:tcPr>
            <w:tcW w:type="dxa" w:w="2880"/>
          </w:tcPr>
          <w:p>
            <w:r>
              <w:rPr>
                <w:rFonts w:ascii="Consolas" w:hAnsi="Consolas"/>
                <w:color w:val="333333"/>
                <w:sz w:val="18"/>
              </w:rPr>
              <w:t>/report-problem</w:t>
            </w:r>
          </w:p>
        </w:tc>
        <w:tc>
          <w:tcPr>
            <w:tcW w:type="dxa" w:w="2880"/>
          </w:tcPr>
          <w:p>
            <w:r>
              <w:t>101</w:t>
            </w:r>
          </w:p>
        </w:tc>
      </w:tr>
      <w:tr>
        <w:tc>
          <w:tcPr>
            <w:tcW w:type="dxa" w:w="2880"/>
          </w:tcPr>
          <w:p>
            <w:r>
              <w:t>My data</w:t>
            </w:r>
          </w:p>
        </w:tc>
        <w:tc>
          <w:tcPr>
            <w:tcW w:type="dxa" w:w="2880"/>
          </w:tcPr>
          <w:p>
            <w:r>
              <w:rPr>
                <w:rFonts w:ascii="Consolas" w:hAnsi="Consolas"/>
                <w:color w:val="333333"/>
                <w:sz w:val="18"/>
              </w:rPr>
              <w:t>/my-data</w:t>
            </w:r>
          </w:p>
        </w:tc>
        <w:tc>
          <w:tcPr>
            <w:tcW w:type="dxa" w:w="2880"/>
          </w:tcPr>
          <w:p>
            <w:r>
              <w:rPr>
                <w:b/>
              </w:rPr>
              <w:t>1726</w:t>
            </w:r>
          </w:p>
        </w:tc>
      </w:tr>
      <w:tr>
        <w:tc>
          <w:tcPr>
            <w:tcW w:type="dxa" w:w="2880"/>
          </w:tcPr>
          <w:p>
            <w:r>
              <w:t>Boards</w:t>
            </w:r>
          </w:p>
        </w:tc>
        <w:tc>
          <w:tcPr>
            <w:tcW w:type="dxa" w:w="2880"/>
          </w:tcPr>
          <w:p>
            <w:r>
              <w:rPr>
                <w:rFonts w:ascii="Consolas" w:hAnsi="Consolas"/>
                <w:color w:val="333333"/>
                <w:sz w:val="18"/>
              </w:rPr>
              <w:t>/my-data/boards</w:t>
            </w:r>
          </w:p>
        </w:tc>
        <w:tc>
          <w:tcPr>
            <w:tcW w:type="dxa" w:w="2880"/>
          </w:tcPr>
          <w:p>
            <w:r>
              <w:t>94</w:t>
            </w:r>
          </w:p>
        </w:tc>
      </w:tr>
      <w:tr>
        <w:tc>
          <w:tcPr>
            <w:tcW w:type="dxa" w:w="2880"/>
          </w:tcPr>
          <w:p>
            <w:r>
              <w:t>One board</w:t>
            </w:r>
          </w:p>
        </w:tc>
        <w:tc>
          <w:tcPr>
            <w:tcW w:type="dxa" w:w="2880"/>
          </w:tcPr>
          <w:p>
            <w:r>
              <w:rPr>
                <w:rFonts w:ascii="Consolas" w:hAnsi="Consolas"/>
                <w:color w:val="333333"/>
                <w:sz w:val="18"/>
              </w:rPr>
              <w:t>/my-data/boards/[leaderboardId]</w:t>
            </w:r>
          </w:p>
        </w:tc>
        <w:tc>
          <w:tcPr>
            <w:tcW w:type="dxa" w:w="2880"/>
          </w:tcPr>
          <w:p>
            <w:r>
              <w:t>186</w:t>
            </w:r>
          </w:p>
        </w:tc>
      </w:tr>
      <w:tr>
        <w:tc>
          <w:tcPr>
            <w:tcW w:type="dxa" w:w="2880"/>
          </w:tcPr>
          <w:p>
            <w:r>
              <w:t>One gym session</w:t>
            </w:r>
          </w:p>
        </w:tc>
        <w:tc>
          <w:tcPr>
            <w:tcW w:type="dxa" w:w="2880"/>
          </w:tcPr>
          <w:p>
            <w:r>
              <w:rPr>
                <w:rFonts w:ascii="Consolas" w:hAnsi="Consolas"/>
                <w:color w:val="333333"/>
                <w:sz w:val="18"/>
              </w:rPr>
              <w:t>/my-data/gym/[gymSessionLogId]</w:t>
            </w:r>
          </w:p>
        </w:tc>
        <w:tc>
          <w:tcPr>
            <w:tcW w:type="dxa" w:w="2880"/>
          </w:tcPr>
          <w:p>
            <w:r>
              <w:t>56</w:t>
            </w:r>
          </w:p>
        </w:tc>
      </w:tr>
      <w:tr>
        <w:tc>
          <w:tcPr>
            <w:tcW w:type="dxa" w:w="2880"/>
          </w:tcPr>
          <w:p>
            <w:r>
              <w:t>Programme</w:t>
            </w:r>
          </w:p>
        </w:tc>
        <w:tc>
          <w:tcPr>
            <w:tcW w:type="dxa" w:w="2880"/>
          </w:tcPr>
          <w:p>
            <w:r>
              <w:rPr>
                <w:rFonts w:ascii="Consolas" w:hAnsi="Consolas"/>
                <w:color w:val="333333"/>
                <w:sz w:val="18"/>
              </w:rPr>
              <w:t>/programme</w:t>
            </w:r>
          </w:p>
        </w:tc>
        <w:tc>
          <w:tcPr>
            <w:tcW w:type="dxa" w:w="2880"/>
          </w:tcPr>
          <w:p>
            <w:r>
              <w:t>210</w:t>
            </w:r>
          </w:p>
        </w:tc>
      </w:tr>
      <w:tr>
        <w:tc>
          <w:tcPr>
            <w:tcW w:type="dxa" w:w="2880"/>
          </w:tcPr>
          <w:p>
            <w:r>
              <w:t>Nutrition guidance</w:t>
            </w:r>
          </w:p>
        </w:tc>
        <w:tc>
          <w:tcPr>
            <w:tcW w:type="dxa" w:w="2880"/>
          </w:tcPr>
          <w:p>
            <w:r>
              <w:rPr>
                <w:rFonts w:ascii="Consolas" w:hAnsi="Consolas"/>
                <w:color w:val="333333"/>
                <w:sz w:val="18"/>
              </w:rPr>
              <w:t>/programme/nutrition</w:t>
            </w:r>
          </w:p>
        </w:tc>
        <w:tc>
          <w:tcPr>
            <w:tcW w:type="dxa" w:w="2880"/>
          </w:tcPr>
          <w:p>
            <w:r>
              <w:t>138</w:t>
            </w:r>
          </w:p>
        </w:tc>
      </w:tr>
      <w:tr>
        <w:tc>
          <w:tcPr>
            <w:tcW w:type="dxa" w:w="2880"/>
          </w:tcPr>
          <w:p>
            <w:r>
              <w:t>Gym session</w:t>
            </w:r>
          </w:p>
        </w:tc>
        <w:tc>
          <w:tcPr>
            <w:tcW w:type="dxa" w:w="2880"/>
          </w:tcPr>
          <w:p>
            <w:r>
              <w:rPr>
                <w:rFonts w:ascii="Consolas" w:hAnsi="Consolas"/>
                <w:color w:val="333333"/>
                <w:sz w:val="18"/>
              </w:rPr>
              <w:t>/gym/[sessionId]</w:t>
            </w:r>
          </w:p>
        </w:tc>
        <w:tc>
          <w:tcPr>
            <w:tcW w:type="dxa" w:w="2880"/>
          </w:tcPr>
          <w:p>
            <w:r>
              <w:t>86</w:t>
            </w:r>
          </w:p>
        </w:tc>
      </w:tr>
      <w:tr>
        <w:tc>
          <w:tcPr>
            <w:tcW w:type="dxa" w:w="2880"/>
          </w:tcPr>
          <w:p>
            <w:r>
              <w:t>Me</w:t>
            </w:r>
          </w:p>
        </w:tc>
        <w:tc>
          <w:tcPr>
            <w:tcW w:type="dxa" w:w="2880"/>
          </w:tcPr>
          <w:p>
            <w:r>
              <w:rPr>
                <w:rFonts w:ascii="Consolas" w:hAnsi="Consolas"/>
                <w:color w:val="333333"/>
                <w:sz w:val="18"/>
              </w:rPr>
              <w:t>/me</w:t>
            </w:r>
          </w:p>
        </w:tc>
        <w:tc>
          <w:tcPr>
            <w:tcW w:type="dxa" w:w="2880"/>
          </w:tcPr>
          <w:p>
            <w:r>
              <w:t>270</w:t>
            </w:r>
          </w:p>
        </w:tc>
      </w:tr>
      <w:tr>
        <w:tc>
          <w:tcPr>
            <w:tcW w:type="dxa" w:w="2880"/>
          </w:tcPr>
          <w:p>
            <w:r>
              <w:t>My leaderboards</w:t>
            </w:r>
          </w:p>
        </w:tc>
        <w:tc>
          <w:tcPr>
            <w:tcW w:type="dxa" w:w="2880"/>
          </w:tcPr>
          <w:p>
            <w:r>
              <w:rPr>
                <w:rFonts w:ascii="Consolas" w:hAnsi="Consolas"/>
                <w:color w:val="333333"/>
                <w:sz w:val="18"/>
              </w:rPr>
              <w:t>/me/leaderboards</w:t>
            </w:r>
          </w:p>
        </w:tc>
        <w:tc>
          <w:tcPr>
            <w:tcW w:type="dxa" w:w="2880"/>
          </w:tcPr>
          <w:p>
            <w:r>
              <w:t>98</w:t>
            </w:r>
          </w:p>
        </w:tc>
      </w:tr>
      <w:tr>
        <w:tc>
          <w:tcPr>
            <w:tcW w:type="dxa" w:w="2880"/>
          </w:tcPr>
          <w:p>
            <w:r>
              <w:t>Notifications</w:t>
            </w:r>
          </w:p>
        </w:tc>
        <w:tc>
          <w:tcPr>
            <w:tcW w:type="dxa" w:w="2880"/>
          </w:tcPr>
          <w:p>
            <w:r>
              <w:rPr>
                <w:rFonts w:ascii="Consolas" w:hAnsi="Consolas"/>
                <w:color w:val="333333"/>
                <w:sz w:val="18"/>
              </w:rPr>
              <w:t>/me/notifications</w:t>
            </w:r>
          </w:p>
        </w:tc>
        <w:tc>
          <w:tcPr>
            <w:tcW w:type="dxa" w:w="2880"/>
          </w:tcPr>
          <w:p>
            <w:r>
              <w:t>49</w:t>
            </w:r>
          </w:p>
        </w:tc>
      </w:tr>
    </w:tbl>
    <w:p/>
    <w:p>
      <w:r>
        <w:rPr>
          <w:b/>
        </w:rPr>
        <w:t>One server route</w:t>
      </w:r>
      <w:r>
        <w:t xml:space="preserve"> exists in the athlete area. It is inventoried in Stage A1.</w:t>
      </w:r>
    </w:p>
    <w:p>
      <w:r>
        <w:rPr>
          <w:b/>
        </w:rPr>
        <w:t>Three screens carry a "not built" marker in their own source</w:t>
      </w:r>
      <w:r>
        <w:t>: Today, Me, and</w:t>
      </w:r>
    </w:p>
    <w:p>
      <w:r>
        <w:t>Notifications. Each names something adjacent that was deliberately cut, rather</w:t>
      </w:r>
    </w:p>
    <w:p>
      <w:r>
        <w:t>than being a stub itself. Those are read properly in Stage A1.</w:t>
      </w:r>
    </w:p>
    <w:p>
      <w:r>
        <w:rPr>
          <w:b/>
        </w:rPr>
        <w:t>So this is reconciliation mode, not intent mode.</w:t>
      </w:r>
      <w:r>
        <w:t xml:space="preserve"> Substantial code exists,</w:t>
      </w:r>
    </w:p>
    <w:p>
      <w:r>
        <w:t>Stages A1 and A2 both apply, and unbuilt behaviour will be marked NOT BUILT while</w:t>
      </w:r>
    </w:p>
    <w:p>
      <w:r>
        <w:t>untraceable behaviour is marked UNVERIFIED.</w:t>
      </w:r>
    </w:p>
    <w:p>
      <w:pPr>
        <w:pStyle w:val="Heading3"/>
      </w:pPr>
      <w:r>
        <w:t>4. Backend, schema and authentication</w:t>
      </w:r>
    </w:p>
    <w:p>
      <w:r>
        <w:t>**Shared completely, and this is the single most important fact for the</w:t>
      </w:r>
    </w:p>
    <w:p>
      <w:r>
        <w:t>specification.**</w:t>
      </w:r>
    </w:p>
    <w:p>
      <w:r>
        <w:rPr>
          <w:b/>
        </w:rPr>
        <w:t>One Supabase project.</w:t>
      </w:r>
      <w:r>
        <w:t xml:space="preserve"> One set of environment variables</w:t>
      </w:r>
    </w:p>
    <w:p>
      <w:r>
        <w:t>(</w:t>
      </w:r>
      <w:r>
        <w:rPr>
          <w:rFonts w:ascii="Consolas" w:hAnsi="Consolas"/>
          <w:color w:val="333333"/>
          <w:sz w:val="18"/>
        </w:rPr>
        <w:t>.env.example</w:t>
      </w:r>
      <w:r>
        <w:t>), one client factory used by both surfaces</w:t>
      </w:r>
    </w:p>
    <w:p>
      <w:r>
        <w:t>(</w:t>
      </w:r>
      <w:r>
        <w:rPr>
          <w:rFonts w:ascii="Consolas" w:hAnsi="Consolas"/>
          <w:color w:val="333333"/>
          <w:sz w:val="18"/>
        </w:rPr>
        <w:t>src/lib/supabase/client.ts</w:t>
      </w:r>
      <w:r>
        <w:t xml:space="preserve">, </w:t>
      </w:r>
      <w:r>
        <w:rPr>
          <w:rFonts w:ascii="Consolas" w:hAnsi="Consolas"/>
          <w:color w:val="333333"/>
          <w:sz w:val="18"/>
        </w:rPr>
        <w:t>server.ts</w:t>
      </w:r>
      <w:r>
        <w:t xml:space="preserve">, </w:t>
      </w:r>
      <w:r>
        <w:rPr>
          <w:rFonts w:ascii="Consolas" w:hAnsi="Consolas"/>
          <w:color w:val="333333"/>
          <w:sz w:val="18"/>
        </w:rPr>
        <w:t>admin.ts</w:t>
      </w:r>
      <w:r>
        <w:t>).</w:t>
      </w:r>
    </w:p>
    <w:p>
      <w:r>
        <w:rPr>
          <w:b/>
        </w:rPr>
        <w:t>One schema.</w:t>
      </w:r>
      <w:r>
        <w:t xml:space="preserve"> The athlete app reads and writes the same tables a coach does:</w:t>
      </w:r>
    </w:p>
    <w:p>
      <w:r>
        <w:rPr>
          <w:rFonts w:ascii="Consolas" w:hAnsi="Consolas"/>
          <w:color w:val="333333"/>
          <w:sz w:val="18"/>
        </w:rPr>
        <w:t>wellness_entries</w:t>
      </w:r>
      <w:r>
        <w:t xml:space="preserve">, </w:t>
      </w:r>
      <w:r>
        <w:rPr>
          <w:rFonts w:ascii="Consolas" w:hAnsi="Consolas"/>
          <w:color w:val="333333"/>
          <w:sz w:val="18"/>
        </w:rPr>
        <w:t>training_entries</w:t>
      </w:r>
      <w:r>
        <w:t xml:space="preserve">, </w:t>
      </w:r>
      <w:r>
        <w:rPr>
          <w:rFonts w:ascii="Consolas" w:hAnsi="Consolas"/>
          <w:color w:val="333333"/>
          <w:sz w:val="18"/>
        </w:rPr>
        <w:t>gym_session_logs</w:t>
      </w:r>
      <w:r>
        <w:t xml:space="preserve">, </w:t>
      </w:r>
      <w:r>
        <w:rPr>
          <w:rFonts w:ascii="Consolas" w:hAnsi="Consolas"/>
          <w:color w:val="333333"/>
          <w:sz w:val="18"/>
        </w:rPr>
        <w:t>nutrition_checkins</w:t>
      </w:r>
      <w:r>
        <w:t>,</w:t>
      </w:r>
    </w:p>
    <w:p>
      <w:r>
        <w:rPr>
          <w:rFonts w:ascii="Consolas" w:hAnsi="Consolas"/>
          <w:color w:val="333333"/>
          <w:sz w:val="18"/>
        </w:rPr>
        <w:t>athlete_consents</w:t>
      </w:r>
      <w:r>
        <w:t xml:space="preserve">, </w:t>
      </w:r>
      <w:r>
        <w:rPr>
          <w:rFonts w:ascii="Consolas" w:hAnsi="Consolas"/>
          <w:color w:val="333333"/>
          <w:sz w:val="18"/>
        </w:rPr>
        <w:t>problem_reports</w:t>
      </w:r>
      <w:r>
        <w:t>.</w:t>
      </w:r>
    </w:p>
    <w:p>
      <w:r>
        <w:rPr>
          <w:b/>
        </w:rPr>
        <w:t>One authentication system, one middleware, one set of role claims.</w:t>
      </w:r>
      <w:r>
        <w:t xml:space="preserve"> The same</w:t>
      </w:r>
    </w:p>
    <w:p>
      <w:r>
        <w:t>file routes both surfaces (</w:t>
      </w:r>
      <w:r>
        <w:rPr>
          <w:rFonts w:ascii="Consolas" w:hAnsi="Consolas"/>
          <w:color w:val="333333"/>
          <w:sz w:val="18"/>
        </w:rPr>
        <w:t>src/lib/supabase/middleware.ts</w:t>
      </w:r>
      <w:r>
        <w:t>), and roles come from</w:t>
      </w:r>
    </w:p>
    <w:p>
      <w:r>
        <w:t>the same signed token.</w:t>
      </w:r>
    </w:p>
    <w:p>
      <w:r>
        <w:t>**Which is why this specification shares the metrics registry rather than</w:t>
      </w:r>
    </w:p>
    <w:p>
      <w:r>
        <w:t>duplicating it.** A number an athlete sees and a number a coach sees are, in most</w:t>
      </w:r>
    </w:p>
    <w:p>
      <w:r>
        <w:t>cases, literally the same column read by two screens. Where they are not, that is</w:t>
      </w:r>
    </w:p>
    <w:p>
      <w:r>
        <w:t>a parity break and Stage B1 will find it.</w:t>
      </w:r>
    </w:p>
    <w:p>
      <w:pPr>
        <w:pStyle w:val="Heading4"/>
      </w:pPr>
      <w:r>
        <w:t>One thing found while checking this, which is a real finding</w:t>
      </w:r>
    </w:p>
    <w:p>
      <w:r>
        <w:rPr>
          <w:b/>
        </w:rPr>
        <w:t>The middleware's athlete route list covers only two of the fifteen screens.</w:t>
      </w:r>
    </w:p>
    <w:p>
      <w:pPr>
        <w:ind w:left="432"/>
      </w:pPr>
      <w:r>
        <w:rPr>
          <w:rFonts w:ascii="Consolas" w:hAnsi="Consolas"/>
          <w:sz w:val="18"/>
        </w:rPr>
        <w:t>const ATHLETE_PREFIXES = ['/today', '/check-in'] as const;</w:t>
      </w:r>
    </w:p>
    <w:p>
      <w:r>
        <w:rPr>
          <w:rFonts w:ascii="Consolas" w:hAnsi="Consolas"/>
          <w:color w:val="333333"/>
          <w:sz w:val="18"/>
        </w:rPr>
        <w:t>src/lib/supabase/middleware.ts:19</w:t>
      </w:r>
    </w:p>
    <w:p>
      <w:r>
        <w:t xml:space="preserve">Thirteen athlete screens are not in it: </w:t>
      </w:r>
      <w:r>
        <w:rPr>
          <w:rFonts w:ascii="Consolas" w:hAnsi="Consolas"/>
          <w:color w:val="333333"/>
          <w:sz w:val="18"/>
        </w:rPr>
        <w:t>/my-data</w:t>
      </w:r>
      <w:r>
        <w:t xml:space="preserve">, </w:t>
      </w:r>
      <w:r>
        <w:rPr>
          <w:rFonts w:ascii="Consolas" w:hAnsi="Consolas"/>
          <w:color w:val="333333"/>
          <w:sz w:val="18"/>
        </w:rPr>
        <w:t>/programme</w:t>
      </w:r>
      <w:r>
        <w:t xml:space="preserve">, </w:t>
      </w:r>
      <w:r>
        <w:rPr>
          <w:rFonts w:ascii="Consolas" w:hAnsi="Consolas"/>
          <w:color w:val="333333"/>
          <w:sz w:val="18"/>
        </w:rPr>
        <w:t>/me</w:t>
      </w:r>
      <w:r>
        <w:t xml:space="preserve">, </w:t>
      </w:r>
      <w:r>
        <w:rPr>
          <w:rFonts w:ascii="Consolas" w:hAnsi="Consolas"/>
          <w:color w:val="333333"/>
          <w:sz w:val="18"/>
        </w:rPr>
        <w:t>/rpe</w:t>
      </w:r>
      <w:r>
        <w:t>,</w:t>
      </w:r>
    </w:p>
    <w:p>
      <w:r>
        <w:rPr>
          <w:rFonts w:ascii="Consolas" w:hAnsi="Consolas"/>
          <w:color w:val="333333"/>
          <w:sz w:val="18"/>
        </w:rPr>
        <w:t>/gym</w:t>
      </w:r>
      <w:r>
        <w:t xml:space="preserve">, </w:t>
      </w:r>
      <w:r>
        <w:rPr>
          <w:rFonts w:ascii="Consolas" w:hAnsi="Consolas"/>
          <w:color w:val="333333"/>
          <w:sz w:val="18"/>
        </w:rPr>
        <w:t>/nutrition-check-in</w:t>
      </w:r>
      <w:r>
        <w:t xml:space="preserve">, </w:t>
      </w:r>
      <w:r>
        <w:rPr>
          <w:rFonts w:ascii="Consolas" w:hAnsi="Consolas"/>
          <w:color w:val="333333"/>
          <w:sz w:val="18"/>
        </w:rPr>
        <w:t>/report-problem</w:t>
      </w:r>
      <w:r>
        <w:t xml:space="preserve"> and their children.</w:t>
      </w:r>
    </w:p>
    <w:p>
      <w:r>
        <w:rPr>
          <w:b/>
        </w:rPr>
        <w:t>What that does and does not mean.</w:t>
      </w:r>
      <w:r>
        <w:t xml:space="preserve"> The middleware uses this list to bounce a</w:t>
      </w:r>
    </w:p>
    <w:p>
      <w:r>
        <w:rPr>
          <w:b/>
        </w:rPr>
        <w:t>staff member</w:t>
      </w:r>
      <w:r>
        <w:t xml:space="preserve"> out of athlete screens. So a coach can currently open</w:t>
      </w:r>
    </w:p>
    <w:p>
      <w:r>
        <w:rPr>
          <w:rFonts w:ascii="Consolas" w:hAnsi="Consolas"/>
          <w:color w:val="333333"/>
          <w:sz w:val="18"/>
        </w:rPr>
        <w:t>/my-data</w:t>
      </w:r>
      <w:r>
        <w:t xml:space="preserve"> and </w:t>
      </w:r>
      <w:r>
        <w:rPr>
          <w:rFonts w:ascii="Consolas" w:hAnsi="Consolas"/>
          <w:color w:val="333333"/>
          <w:sz w:val="18"/>
        </w:rPr>
        <w:t>/programme</w:t>
      </w:r>
      <w:r>
        <w:t xml:space="preserve"> and will not be redirected, where they would be</w:t>
      </w:r>
    </w:p>
    <w:p>
      <w:r>
        <w:t xml:space="preserve">bounced from </w:t>
      </w:r>
      <w:r>
        <w:rPr>
          <w:rFonts w:ascii="Consolas" w:hAnsi="Consolas"/>
          <w:color w:val="333333"/>
          <w:sz w:val="18"/>
        </w:rPr>
        <w:t>/today</w:t>
      </w:r>
      <w:r>
        <w:t>.</w:t>
      </w:r>
    </w:p>
    <w:p>
      <w:r>
        <w:rPr>
          <w:b/>
        </w:rPr>
        <w:t>Whether they see anything is a separate question.</w:t>
      </w:r>
      <w:r>
        <w:t xml:space="preserve"> The athlete layout calls</w:t>
      </w:r>
    </w:p>
    <w:p>
      <w:r>
        <w:rPr>
          <w:rFonts w:ascii="Consolas" w:hAnsi="Consolas"/>
          <w:color w:val="333333"/>
          <w:sz w:val="18"/>
        </w:rPr>
        <w:t>requireAthlete()</w:t>
      </w:r>
      <w:r>
        <w:t xml:space="preserve"> (</w:t>
      </w:r>
      <w:r>
        <w:rPr>
          <w:rFonts w:ascii="Consolas" w:hAnsi="Consolas"/>
          <w:color w:val="333333"/>
          <w:sz w:val="18"/>
        </w:rPr>
        <w:t>src/app/(athlete)/layout.tsx:21</w:t>
      </w:r>
      <w:r>
        <w:t>), which redirects anyone</w:t>
      </w:r>
    </w:p>
    <w:p>
      <w:r>
        <w:t>without the athlete role. So there are two locks and only one has the full list.</w:t>
      </w:r>
    </w:p>
    <w:p>
      <w:r>
        <w:rPr>
          <w:b/>
        </w:rPr>
        <w:t>This needs a Run level check before it is called a defect</w:t>
      </w:r>
      <w:r>
        <w:t>, per</w:t>
      </w:r>
    </w:p>
    <w:p>
      <w:r>
        <w:rPr>
          <w:rFonts w:ascii="Consolas" w:hAnsi="Consolas"/>
          <w:color w:val="333333"/>
          <w:sz w:val="18"/>
        </w:rPr>
        <w:t>docs/verification-standard.md</w:t>
      </w:r>
      <w:r>
        <w:t>: the layout guard probably catches it, and</w:t>
      </w:r>
    </w:p>
    <w:p>
      <w:r>
        <w:t>reporting a hole that does not exist would be the fourth time this project has</w:t>
      </w:r>
    </w:p>
    <w:p>
      <w:r>
        <w:t xml:space="preserve">done that. </w:t>
      </w:r>
      <w:r>
        <w:rPr>
          <w:b/>
        </w:rPr>
        <w:t>Carried into Stage A2 as the first thing to test by hand.</w:t>
      </w:r>
    </w:p>
    <w:p>
      <w:pPr>
        <w:pStyle w:val="Heading3"/>
      </w:pPr>
      <w:r>
        <w:t>5. HealthKit</w:t>
      </w:r>
    </w:p>
    <w:p>
      <w:r>
        <w:rPr>
          <w:b/>
        </w:rPr>
        <w:t>Not integrated. The consent is real; the data flow does not exist.</w:t>
      </w:r>
    </w:p>
    <w:p>
      <w:r>
        <w:rPr>
          <w:b/>
        </w:rPr>
        <w:t>What is built.</w:t>
      </w:r>
      <w:r>
        <w:t xml:space="preserve"> An athlete can grant and withdraw consent to Apple Health sync</w:t>
      </w:r>
    </w:p>
    <w:p>
      <w:r>
        <w:t>on their own Me screen. It is stored as a real, revocable consent record against</w:t>
      </w:r>
    </w:p>
    <w:p>
      <w:r>
        <w:t>a versioned privacy notice (</w:t>
      </w:r>
      <w:r>
        <w:rPr>
          <w:rFonts w:ascii="Consolas" w:hAnsi="Consolas"/>
          <w:color w:val="333333"/>
          <w:sz w:val="18"/>
        </w:rPr>
        <w:t>src/lib/queries/healthkit.ts</w:t>
      </w:r>
      <w:r>
        <w:t>), and **only the</w:t>
      </w:r>
    </w:p>
    <w:p>
      <w:r>
        <w:t>athlete can see or change it**: a consent state is not performance data, and</w:t>
      </w:r>
    </w:p>
    <w:p>
      <w:r>
        <w:t>knowing that an athlete declined tells a coach nothing they are entitled to act</w:t>
      </w:r>
    </w:p>
    <w:p>
      <w:r>
        <w:t>on (</w:t>
      </w:r>
      <w:r>
        <w:rPr>
          <w:rFonts w:ascii="Consolas" w:hAnsi="Consolas"/>
          <w:color w:val="333333"/>
          <w:sz w:val="18"/>
        </w:rPr>
        <w:t>supabase/migrations/0012</w:t>
      </w:r>
      <w:r>
        <w:t xml:space="preserve"> as quoted in that file).</w:t>
      </w:r>
    </w:p>
    <w:p>
      <w:r>
        <w:rPr>
          <w:b/>
        </w:rPr>
        <w:t>What is not.</w:t>
      </w:r>
      <w:r>
        <w:t xml:space="preserve"> Any reading of health data. The file says so directly:</w:t>
      </w:r>
    </w:p>
    <w:p>
      <w:pPr>
        <w:ind w:left="576"/>
      </w:pPr>
      <w:r>
        <w:rPr>
          <w:i/>
        </w:rPr>
        <w:t>"Granting consent does not make sleep data appear. The read itself needs the</w:t>
      </w:r>
    </w:p>
    <w:p>
      <w:pPr>
        <w:ind w:left="576"/>
      </w:pPr>
      <w:r>
        <w:rPr>
          <w:i/>
        </w:rPr>
        <w:t>native iOS app that 08-notifications.md and CLAUDE.md §8 both record as not</w:t>
      </w:r>
    </w:p>
    <w:p>
      <w:pPr>
        <w:ind w:left="576"/>
      </w:pPr>
      <w:r>
        <w:rPr>
          <w:i/>
        </w:rPr>
        <w:t>built. This build is responsive web, and a browser cannot reach HealthKit."</w:t>
      </w:r>
    </w:p>
    <w:p>
      <w:pPr>
        <w:ind w:left="576"/>
      </w:pPr>
      <w:r>
        <w:rPr>
          <w:rFonts w:ascii="Consolas" w:hAnsi="Consolas"/>
          <w:i/>
          <w:color w:val="333333"/>
          <w:sz w:val="18"/>
        </w:rPr>
        <w:t>src/lib/queries/healthkit.ts:27</w:t>
      </w:r>
    </w:p>
    <w:p>
      <w:r>
        <w:rPr>
          <w:b/>
        </w:rPr>
        <w:t>No data types are requested</w:t>
      </w:r>
      <w:r>
        <w:t>, because nothing requests any. There are no</w:t>
      </w:r>
    </w:p>
    <w:p>
      <w:r>
        <w:t>HealthKit usage description strings, because there is no native app to hold them.</w:t>
      </w:r>
    </w:p>
    <w:p>
      <w:r>
        <w:rPr>
          <w:b/>
        </w:rPr>
        <w:t>The screen says so rather than implying data is flowing</w:t>
      </w:r>
      <w:r>
        <w:t>, which is the right</w:t>
      </w:r>
    </w:p>
    <w:p>
      <w:r>
        <w:t>handling of a half built feature and is worth preserving in the specification.</w:t>
      </w:r>
    </w:p>
    <w:p>
      <w:r>
        <w:rPr>
          <w:b/>
        </w:rPr>
        <w:t>Status: NOT BUILT</w:t>
      </w:r>
      <w:r>
        <w:t>, deliberately and honestly, with the half that is</w:t>
      </w:r>
    </w:p>
    <w:p>
      <w:r>
        <w:t>implementable in a browser, the consent, actually implemented.</w:t>
      </w:r>
    </w:p>
    <w:p>
      <w:pPr>
        <w:pStyle w:val="Heading3"/>
      </w:pPr>
      <w:r>
        <w:t>6. Product packages</w:t>
      </w:r>
    </w:p>
    <w:p>
      <w:r>
        <w:t>Both packages apply to the athlete app, inherited from the club's plan rather than</w:t>
      </w:r>
    </w:p>
    <w:p>
      <w:r>
        <w:t xml:space="preserve">set per athlete. The athlete context carries the club's </w:t>
      </w:r>
      <w:r>
        <w:rPr>
          <w:b/>
        </w:rPr>
        <w:t>real</w:t>
      </w:r>
      <w:r>
        <w:t xml:space="preserve"> tier, never a</w:t>
      </w:r>
    </w:p>
    <w:p>
      <w:r>
        <w:t>staff member's preview, so that a coach previewing the Basic package cannot change</w:t>
      </w:r>
    </w:p>
    <w:p>
      <w:r>
        <w:t>what their own athletes are allowed to switch on (</w:t>
      </w:r>
      <w:r>
        <w:rPr>
          <w:rFonts w:ascii="Consolas" w:hAnsi="Consolas"/>
          <w:color w:val="333333"/>
          <w:sz w:val="18"/>
        </w:rPr>
        <w:t>src/lib/session.ts:51</w:t>
      </w:r>
      <w:r>
        <w:t>).</w:t>
      </w:r>
    </w:p>
    <w:p>
      <w:r>
        <w:rPr>
          <w:b/>
        </w:rPr>
        <w:t>UNVERIFIED: which athlete screens or regions are Premium.</w:t>
      </w:r>
      <w:r>
        <w:t xml:space="preserve"> Files searched:</w:t>
      </w:r>
    </w:p>
    <w:p>
      <w:r>
        <w:rPr>
          <w:rFonts w:ascii="Consolas" w:hAnsi="Consolas"/>
          <w:color w:val="333333"/>
          <w:sz w:val="18"/>
        </w:rPr>
        <w:t>src/app/(athlete)/**</w:t>
      </w:r>
      <w:r>
        <w:t>. Established in Stage A1.</w:t>
      </w:r>
    </w:p>
    <w:p>
      <w:pPr>
        <w:pStyle w:val="Heading3"/>
      </w:pPr>
      <w:r>
        <w:t>7. App Store</w:t>
      </w:r>
    </w:p>
    <w:p>
      <w:r>
        <w:rPr>
          <w:b/>
        </w:rPr>
        <w:t>Nothing exists, and Stage B5 cannot be written against this build.</w:t>
      </w:r>
    </w:p>
    <w:p>
      <w:r>
        <w:t>No bundle identifier. No provisioning profiles. No privacy manifest. No evidence</w:t>
      </w:r>
    </w:p>
    <w:p>
      <w:r>
        <w:t>in the repository of any App Store Connect record, submission, age rating, or app</w:t>
      </w:r>
    </w:p>
    <w:p>
      <w:r>
        <w:t>privacy questionnaire. No Sign in with Apple.</w:t>
      </w:r>
    </w:p>
    <w:p>
      <w:r>
        <w:t>**This is not a gap in the app. It is a consequence of there being no app to</w:t>
      </w:r>
    </w:p>
    <w:p>
      <w:r>
        <w:t>submit.**</w:t>
      </w:r>
    </w:p>
    <w:p>
      <w:r>
        <w:rPr>
          <w:b/>
        </w:rPr>
        <w:t>What Stage B5 could usefully become instead</w:t>
      </w:r>
      <w:r>
        <w:t>, if you want it: a specification</w:t>
      </w:r>
    </w:p>
    <w:p>
      <w:r>
        <w:t xml:space="preserve">of what would be required </w:t>
      </w:r>
      <w:r>
        <w:rPr>
          <w:b/>
        </w:rPr>
        <w:t>before</w:t>
      </w:r>
      <w:r>
        <w:t xml:space="preserve"> a native app is started, written now while</w:t>
      </w:r>
    </w:p>
    <w:p>
      <w:r>
        <w:t>the data collection is fresh. The privacy nutrition label answers, for instance,</w:t>
      </w:r>
    </w:p>
    <w:p>
      <w:r>
        <w:t>are derivable today from the tables the web app already writes, and would not</w:t>
      </w:r>
    </w:p>
    <w:p>
      <w:r>
        <w:t>change when a native shell wraps them. Account deletion inside the app is an</w:t>
      </w:r>
    </w:p>
    <w:p>
      <w:r>
        <w:t xml:space="preserve">Apple requirement and </w:t>
      </w:r>
      <w:r>
        <w:rPr>
          <w:b/>
        </w:rPr>
        <w:t>is a real gap now</w:t>
      </w:r>
      <w:r>
        <w:t>, because an athlete currently has no</w:t>
      </w:r>
    </w:p>
    <w:p>
      <w:r>
        <w:t>way to delete their own account in either surface.</w:t>
      </w:r>
    </w:p>
    <w:p>
      <w:r>
        <w:rPr>
          <w:b/>
        </w:rPr>
        <w:t>That is a decision for you at the Stage A0 stop</w:t>
      </w:r>
      <w:r>
        <w:t>, and it is question 2 below.</w:t>
      </w:r>
    </w:p>
    <w:p>
      <w:pPr>
        <w:pStyle w:val="Heading3"/>
      </w:pPr>
      <w:r>
        <w:t>8. What I could not establish</w:t>
      </w:r>
    </w:p>
    <w:p>
      <w:pPr>
        <w:pStyle w:val="ListBullet"/>
      </w:pPr>
      <w:r>
        <w:rPr>
          <w:b/>
        </w:rPr>
        <w:t>UNVERIFIED: whether any athlete screen is Premium gated.</w:t>
      </w:r>
      <w:r>
        <w:t xml:space="preserve"> Stage A1.</w:t>
      </w:r>
    </w:p>
    <w:p>
      <w:pPr>
        <w:pStyle w:val="ListBullet"/>
      </w:pPr>
      <w:r>
        <w:t>**UNVERIFIED: whether a staff member can actually open the thirteen athlete</w:t>
      </w:r>
    </w:p>
    <w:p>
      <w:r>
        <w:t xml:space="preserve">  screens absent from the middleware list.** Section 4. Needs a Run level check.</w:t>
      </w:r>
    </w:p>
    <w:p>
      <w:pPr>
        <w:pStyle w:val="ListBullet"/>
      </w:pPr>
      <w:r>
        <w:t>**UNVERIFIED: what the three "not built" markers on Today, Me and Notifications</w:t>
      </w:r>
    </w:p>
    <w:p>
      <w:r>
        <w:t xml:space="preserve">  refer to.** Read properly in Stage A1.</w:t>
      </w:r>
    </w:p>
    <w:p>
      <w:pPr>
        <w:pStyle w:val="ListBullet"/>
      </w:pPr>
      <w:r>
        <w:rPr>
          <w:b/>
        </w:rPr>
        <w:t>NOT BUILT: account deletion by the athlete.</w:t>
      </w:r>
      <w:r>
        <w:t xml:space="preserve"> No such control exists in either</w:t>
      </w:r>
    </w:p>
    <w:p>
      <w:r>
        <w:t xml:space="preserve">  surface. Erasure is an audited staff process.</w:t>
      </w:r>
    </w:p>
    <w:p>
      <w:pPr>
        <w:pStyle w:val="Heading3"/>
      </w:pPr>
      <w:r>
        <w:t>9. Questions before Stage A1</w:t>
      </w:r>
    </w:p>
    <w:p>
      <w:r>
        <w:rPr>
          <w:b/>
        </w:rPr>
        <w:t>Question 1. The brief's premise is wrong. Which specification do you want?</w:t>
      </w:r>
    </w:p>
    <w:p>
      <w:pPr>
        <w:pStyle w:val="ListBullet"/>
      </w:pPr>
      <w:r>
        <w:rPr>
          <w:b/>
        </w:rPr>
        <w:t>A. Specify what exists.</w:t>
      </w:r>
      <w:r>
        <w:t xml:space="preserve"> The responsive web athlete app, fifteen screens, as</w:t>
      </w:r>
    </w:p>
    <w:p>
      <w:r>
        <w:t xml:space="preserve">  built. Sections about native concerns are dropped rather than answered</w:t>
      </w:r>
    </w:p>
    <w:p>
      <w:r>
        <w:t xml:space="preserve">  hypothetically. </w:t>
      </w:r>
      <w:r>
        <w:rPr>
          <w:b/>
        </w:rPr>
        <w:t>This is the accurate document and I recommend it.</w:t>
      </w:r>
    </w:p>
    <w:p>
      <w:pPr>
        <w:pStyle w:val="ListBullet"/>
      </w:pPr>
      <w:r>
        <w:rPr>
          <w:b/>
        </w:rPr>
        <w:t>B. Specify the native app you intend to build</w:t>
      </w:r>
      <w:r>
        <w:t>, using the web app as the</w:t>
      </w:r>
    </w:p>
    <w:p>
      <w:r>
        <w:t xml:space="preserve">  statement of behaviour and marking everything native as NOT BUILT. This is a</w:t>
      </w:r>
    </w:p>
    <w:p>
      <w:r>
        <w:t xml:space="preserve">  design document for work not started, and most of it would be invention, which</w:t>
      </w:r>
    </w:p>
    <w:p>
      <w:r>
        <w:t xml:space="preserve">  your own hard rules forbid.</w:t>
      </w:r>
    </w:p>
    <w:p>
      <w:pPr>
        <w:pStyle w:val="ListBullet"/>
      </w:pPr>
      <w:r>
        <w:rPr>
          <w:b/>
        </w:rPr>
        <w:t>C. Both, separated.</w:t>
      </w:r>
      <w:r>
        <w:t xml:space="preserve"> Specify what exists, and add one appendix on what a</w:t>
      </w:r>
    </w:p>
    <w:p>
      <w:r>
        <w:t xml:space="preserve">  native shell would additionally need. </w:t>
      </w:r>
      <w:r>
        <w:rPr>
          <w:b/>
        </w:rPr>
        <w:t>This is A plus about a day.</w:t>
      </w:r>
    </w:p>
    <w:p>
      <w:r>
        <w:rPr>
          <w:b/>
        </w:rPr>
        <w:t>My recommendation is C.</w:t>
      </w:r>
      <w:r>
        <w:t xml:space="preserve"> A is the honest core, and the appendix captures the</w:t>
      </w:r>
    </w:p>
    <w:p>
      <w:r>
        <w:t>App Store thinking while the data collection is fresh, without pretending an app</w:t>
      </w:r>
    </w:p>
    <w:p>
      <w:r>
        <w:t>exists.</w:t>
      </w:r>
    </w:p>
    <w:p>
      <w:r>
        <w:rPr>
          <w:b/>
        </w:rPr>
        <w:t>Question 2. Stage B5.</w:t>
      </w:r>
      <w:r>
        <w:t xml:space="preserve"> If you take A or C, do you want App Store readiness</w:t>
      </w:r>
    </w:p>
    <w:p>
      <w:r>
        <w:t>rewritten as "what a native app would need", or dropped until one is started?</w:t>
      </w:r>
    </w:p>
    <w:p>
      <w:r>
        <w:rPr>
          <w:b/>
        </w:rPr>
        <w:t>Question 3. Account deletion.</w:t>
      </w:r>
      <w:r>
        <w:t xml:space="preserve"> An athlete cannot delete their own account. That</w:t>
      </w:r>
    </w:p>
    <w:p>
      <w:r>
        <w:t>is an Apple requirement for a native app and a reasonable expectation for a web</w:t>
      </w:r>
    </w:p>
    <w:p>
      <w:r>
        <w:t>one. Should the specification require it? It is currently NOT BUILT in both</w:t>
      </w:r>
    </w:p>
    <w:p>
      <w:r>
        <w:t>surfaces.</w:t>
      </w:r>
    </w:p>
    <w:p>
      <w:r>
        <w:rPr>
          <w:b/>
        </w:rPr>
        <w:t>Question 4. Section 11 of the screen specification format</w:t>
      </w:r>
      <w:r>
        <w:t xml:space="preserve"> asks for Dynamic</w:t>
      </w:r>
    </w:p>
    <w:p>
      <w:r>
        <w:t>Type, VoiceOver, minimum iOS version and one handed reachability. For a web app</w:t>
      </w:r>
    </w:p>
    <w:p>
      <w:r>
        <w:t>the equivalents are text scaling, screen reader labels, supported browsers and</w:t>
      </w:r>
    </w:p>
    <w:p>
      <w:r>
        <w:t>thumb reach at common viewport sizes. **Do you want that section translated, or</w:t>
      </w:r>
    </w:p>
    <w:p>
      <w:r>
        <w:t>dropped?** I would translate it: the underlying concerns are real on a phone</w:t>
      </w:r>
    </w:p>
    <w:p>
      <w:r>
        <w:t>browser.</w:t>
      </w:r>
    </w:p>
    <w:p>
      <w:pPr>
        <w:pStyle w:val="Heading3"/>
      </w:pPr>
      <w:r>
        <w:t>10. Your answers, recorded 6 September 2026</w:t>
      </w:r>
    </w:p>
    <w:p>
      <w:r>
        <w:rPr>
          <w:b/>
        </w:rPr>
        <w:t>Question 1: both, separated.</w:t>
      </w:r>
      <w:r>
        <w:t xml:space="preserve"> The specification describes the responsive web</w:t>
      </w:r>
    </w:p>
    <w:p>
      <w:r>
        <w:t>app that exists. A separate appendix covers what a native shell would</w:t>
      </w:r>
    </w:p>
    <w:p>
      <w:r>
        <w:t>additionally need. Option C.</w:t>
      </w:r>
    </w:p>
    <w:p>
      <w:r>
        <w:rPr>
          <w:b/>
        </w:rPr>
        <w:t>Question 2: Stage B5 stays, rewritten as what a native app would need.</w:t>
      </w:r>
      <w:r>
        <w:t xml:space="preserve"> It</w:t>
      </w:r>
    </w:p>
    <w:p>
      <w:r>
        <w:t>becomes forward looking rather than a readiness check on something that cannot be</w:t>
      </w:r>
    </w:p>
    <w:p>
      <w:r>
        <w:t>submitted. The privacy label answers are derivable now from the tables the web app</w:t>
      </w:r>
    </w:p>
    <w:p>
      <w:r>
        <w:t>already writes, and will not change when a native shell wraps them.</w:t>
      </w:r>
    </w:p>
    <w:p>
      <w:r>
        <w:t>**Questions 3 and 4 were not answered, so I have taken my own recommendations and</w:t>
      </w:r>
    </w:p>
    <w:p>
      <w:r>
        <w:t>am flagging them rather than burying them.**</w:t>
      </w:r>
    </w:p>
    <w:p>
      <w:r>
        <w:rPr>
          <w:b/>
        </w:rPr>
        <w:t>Question 3, account deletion: the specification will require it.</w:t>
      </w:r>
      <w:r>
        <w:t xml:space="preserve"> An athlete</w:t>
      </w:r>
    </w:p>
    <w:p>
      <w:r>
        <w:t>currently cannot delete their own account in either surface. It is an Apple</w:t>
      </w:r>
    </w:p>
    <w:p>
      <w:r>
        <w:t>requirement for a native app and a reasonable expectation for a web one. Carried</w:t>
      </w:r>
    </w:p>
    <w:p>
      <w:r>
        <w:t>as a decision in Stage A2 rather than assumed into a screen specification. **Say</w:t>
      </w:r>
    </w:p>
    <w:p>
      <w:r>
        <w:t>if you would rather it stayed out.**</w:t>
      </w:r>
    </w:p>
    <w:p>
      <w:r>
        <w:rPr>
          <w:b/>
        </w:rPr>
        <w:t>Question 4, the accessibility section: translated, not dropped.</w:t>
      </w:r>
      <w:r>
        <w:t xml:space="preserve"> Section 11 of</w:t>
      </w:r>
    </w:p>
    <w:p>
      <w:r>
        <w:t>each screen specification becomes text scaling, screen reader labels for charts</w:t>
      </w:r>
    </w:p>
    <w:p>
      <w:r>
        <w:t>and scales, supported browsers, and thumb reach at common phone viewport sizes.</w:t>
      </w:r>
    </w:p>
    <w:p>
      <w:r>
        <w:t>The underlying concerns are real on a phone browser; only the Apple specific</w:t>
      </w:r>
    </w:p>
    <w:p>
      <w:r>
        <w:t>framing was not.</w:t>
      </w:r>
    </w:p>
    <w:p>
      <w:r>
        <w:rPr>
          <w:b/>
        </w:rPr>
        <w:t>Stage A0 is closed. Proceeding to Stage A1.</w:t>
      </w:r>
    </w:p>
    <w:p>
      <w:pPr>
        <w:pStyle w:val="Heading3"/>
      </w:pPr>
      <w:r>
        <w:t>11. Re-verified 7 September 2026</w:t>
      </w:r>
    </w:p>
    <w:p>
      <w:r>
        <w:t>The brief was re-issued, so every headline claim in this document was checked</w:t>
      </w:r>
    </w:p>
    <w:p>
      <w:r>
        <w:t>again against the code as it stands today rather than taken from yesterday.</w:t>
      </w:r>
    </w:p>
    <w:p>
      <w:r>
        <w:rPr>
          <w:b/>
        </w:rPr>
        <w:t>All of them still hold.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Claim</w:t>
            </w:r>
          </w:p>
        </w:tc>
        <w:tc>
          <w:tcPr>
            <w:tcW w:type="dxa" w:w="2880"/>
          </w:tcPr>
          <w:p>
            <w:r>
              <w:rPr>
                <w:b/>
              </w:rPr>
              <w:t>Re-checked how</w:t>
            </w:r>
          </w:p>
        </w:tc>
        <w:tc>
          <w:tcPr>
            <w:tcW w:type="dxa" w:w="2880"/>
          </w:tcPr>
          <w:p>
            <w:r>
              <w:rPr>
                <w:b/>
              </w:rPr>
              <w:t>Result</w:t>
            </w:r>
          </w:p>
        </w:tc>
      </w:tr>
      <w:tr>
        <w:tc>
          <w:tcPr>
            <w:tcW w:type="dxa" w:w="2880"/>
          </w:tcPr>
          <w:p>
            <w:r>
              <w:t>No iOS app anywhere</w:t>
            </w:r>
          </w:p>
        </w:tc>
        <w:tc>
          <w:tcPr>
            <w:tcW w:type="dxa" w:w="2880"/>
          </w:tcPr>
          <w:p>
            <w:r>
              <w:rPr>
                <w:rFonts w:ascii="Consolas" w:hAnsi="Consolas"/>
                <w:color w:val="333333"/>
                <w:sz w:val="18"/>
              </w:rPr>
              <w:t>find</w:t>
            </w:r>
            <w:r>
              <w:t xml:space="preserve"> for </w:t>
            </w:r>
            <w:r>
              <w:rPr>
                <w:rFonts w:ascii="Consolas" w:hAnsi="Consolas"/>
                <w:color w:val="333333"/>
                <w:sz w:val="18"/>
              </w:rPr>
              <w:t>.xcodeproj</w:t>
            </w:r>
            <w:r>
              <w:t xml:space="preserve">, </w:t>
            </w:r>
            <w:r>
              <w:rPr>
                <w:rFonts w:ascii="Consolas" w:hAnsi="Consolas"/>
                <w:color w:val="333333"/>
                <w:sz w:val="18"/>
              </w:rPr>
              <w:t>.xcworkspace</w:t>
            </w:r>
            <w:r>
              <w:t xml:space="preserve">, </w:t>
            </w:r>
            <w:r>
              <w:rPr>
                <w:rFonts w:ascii="Consolas" w:hAnsi="Consolas"/>
                <w:color w:val="333333"/>
                <w:sz w:val="18"/>
              </w:rPr>
              <w:t>Info.plist</w:t>
            </w:r>
            <w:r>
              <w:t xml:space="preserve">, </w:t>
            </w:r>
            <w:r>
              <w:rPr>
                <w:rFonts w:ascii="Consolas" w:hAnsi="Consolas"/>
                <w:color w:val="333333"/>
                <w:sz w:val="18"/>
              </w:rPr>
              <w:t>*.swift</w:t>
            </w:r>
            <w:r>
              <w:t xml:space="preserve">, </w:t>
            </w:r>
            <w:r>
              <w:rPr>
                <w:rFonts w:ascii="Consolas" w:hAnsi="Consolas"/>
                <w:color w:val="333333"/>
                <w:sz w:val="18"/>
              </w:rPr>
              <w:t>app.json</w:t>
            </w:r>
            <w:r>
              <w:t xml:space="preserve">, </w:t>
            </w:r>
            <w:r>
              <w:rPr>
                <w:rFonts w:ascii="Consolas" w:hAnsi="Consolas"/>
                <w:color w:val="333333"/>
                <w:sz w:val="18"/>
              </w:rPr>
              <w:t>app.config.*</w:t>
            </w:r>
            <w:r>
              <w:t xml:space="preserve">, </w:t>
            </w:r>
            <w:r>
              <w:rPr>
                <w:rFonts w:ascii="Consolas" w:hAnsi="Consolas"/>
                <w:color w:val="333333"/>
                <w:sz w:val="18"/>
              </w:rPr>
              <w:t>eas.json</w:t>
            </w:r>
            <w:r>
              <w:t xml:space="preserve">, </w:t>
            </w:r>
            <w:r>
              <w:rPr>
                <w:rFonts w:ascii="Consolas" w:hAnsi="Consolas"/>
                <w:color w:val="333333"/>
                <w:sz w:val="18"/>
              </w:rPr>
              <w:t>Podfile</w:t>
            </w:r>
            <w:r>
              <w:t xml:space="preserve">, </w:t>
            </w:r>
            <w:r>
              <w:rPr>
                <w:rFonts w:ascii="Consolas" w:hAnsi="Consolas"/>
                <w:color w:val="333333"/>
                <w:sz w:val="18"/>
              </w:rPr>
              <w:t>metro.config.*</w:t>
            </w:r>
            <w:r>
              <w:t xml:space="preserve">, </w:t>
            </w:r>
            <w:r>
              <w:rPr>
                <w:rFonts w:ascii="Consolas" w:hAnsi="Consolas"/>
                <w:color w:val="333333"/>
                <w:sz w:val="18"/>
              </w:rPr>
              <w:t>PrivacyInfo.xcprivacy</w:t>
            </w:r>
          </w:p>
        </w:tc>
        <w:tc>
          <w:tcPr>
            <w:tcW w:type="dxa" w:w="2880"/>
          </w:tcPr>
          <w:p>
            <w:r>
              <w:t>nothing matched</w:t>
            </w:r>
          </w:p>
        </w:tc>
      </w:tr>
      <w:tr>
        <w:tc>
          <w:tcPr>
            <w:tcW w:type="dxa" w:w="2880"/>
          </w:tcPr>
          <w:p>
            <w:r>
              <w:t>No React Native or Expo</w:t>
            </w:r>
          </w:p>
        </w:tc>
        <w:tc>
          <w:tcPr>
            <w:tcW w:type="dxa" w:w="2880"/>
          </w:tcPr>
          <w:p>
            <w:r>
              <w:t xml:space="preserve">every dependency and devDependency read from </w:t>
            </w:r>
            <w:r>
              <w:rPr>
                <w:rFonts w:ascii="Consolas" w:hAnsi="Consolas"/>
                <w:color w:val="333333"/>
                <w:sz w:val="18"/>
              </w:rPr>
              <w:t>package.json</w:t>
            </w:r>
          </w:p>
        </w:tc>
        <w:tc>
          <w:tcPr>
            <w:tcW w:type="dxa" w:w="2880"/>
          </w:tcPr>
          <w:p>
            <w:r>
              <w:t>none</w:t>
            </w:r>
          </w:p>
        </w:tc>
      </w:tr>
      <w:tr>
        <w:tc>
          <w:tcPr>
            <w:tcW w:type="dxa" w:w="2880"/>
          </w:tcPr>
          <w:p>
            <w:r>
              <w:t>Only one repository</w:t>
            </w:r>
          </w:p>
        </w:tc>
        <w:tc>
          <w:tcPr>
            <w:tcW w:type="dxa" w:w="2880"/>
          </w:tcPr>
          <w:p>
            <w:r>
              <w:rPr>
                <w:rFonts w:ascii="Consolas" w:hAnsi="Consolas"/>
                <w:color w:val="333333"/>
                <w:sz w:val="18"/>
              </w:rPr>
              <w:t>find /Users/isabellasale/Developer -maxdepth 3 -name .git</w:t>
            </w:r>
          </w:p>
        </w:tc>
        <w:tc>
          <w:tcPr>
            <w:tcW w:type="dxa" w:w="2880"/>
          </w:tcPr>
          <w:p>
            <w:r>
              <w:t>one, this repo</w:t>
            </w:r>
          </w:p>
        </w:tc>
      </w:tr>
      <w:tr>
        <w:tc>
          <w:tcPr>
            <w:tcW w:type="dxa" w:w="2880"/>
          </w:tcPr>
          <w:p>
            <w:r>
              <w:t>Fifteen athlete pages, none stubs</w:t>
            </w:r>
          </w:p>
        </w:tc>
        <w:tc>
          <w:tcPr>
            <w:tcW w:type="dxa" w:w="2880"/>
          </w:tcPr>
          <w:p>
            <w:r>
              <w:t>line count per file</w:t>
            </w:r>
          </w:p>
        </w:tc>
        <w:tc>
          <w:tcPr>
            <w:tcW w:type="dxa" w:w="2880"/>
          </w:tcPr>
          <w:p>
            <w:r>
              <w:t>15 pages, 49 to 1,726 lines</w:t>
            </w:r>
          </w:p>
        </w:tc>
      </w:tr>
      <w:tr>
        <w:tc>
          <w:tcPr>
            <w:tcW w:type="dxa" w:w="2880"/>
          </w:tcPr>
          <w:p>
            <w:r>
              <w:t>HealthKit is consent only</w:t>
            </w:r>
          </w:p>
        </w:tc>
        <w:tc>
          <w:tcPr>
            <w:tcW w:type="dxa" w:w="2880"/>
          </w:tcPr>
          <w:p>
            <w:r>
              <w:t xml:space="preserve">every </w:t>
            </w:r>
            <w:r>
              <w:rPr>
                <w:rFonts w:ascii="Consolas" w:hAnsi="Consolas"/>
                <w:color w:val="333333"/>
                <w:sz w:val="18"/>
              </w:rPr>
              <w:t>healthkit</w:t>
            </w:r>
            <w:r>
              <w:t xml:space="preserve"> reference is </w:t>
            </w:r>
            <w:r>
              <w:rPr>
                <w:rFonts w:ascii="Consolas" w:hAnsi="Consolas"/>
                <w:color w:val="333333"/>
                <w:sz w:val="18"/>
              </w:rPr>
              <w:t>athlete_consents.purpose = 'healthkit_sync'</w:t>
            </w:r>
            <w:r>
              <w:t>; no table holds device-sourced sleep, resting heart rate or HRV</w:t>
            </w:r>
          </w:p>
        </w:tc>
        <w:tc>
          <w:tcPr>
            <w:tcW w:type="dxa" w:w="2880"/>
          </w:tcPr>
          <w:p>
            <w:r>
              <w:t>no ingestion exists</w:t>
            </w:r>
          </w:p>
        </w:tc>
      </w:tr>
      <w:tr>
        <w:tc>
          <w:tcPr>
            <w:tcW w:type="dxa" w:w="2880"/>
          </w:tcPr>
          <w:p>
            <w:r>
              <w:t>No App Store artefacts</w:t>
            </w:r>
          </w:p>
        </w:tc>
        <w:tc>
          <w:tcPr>
            <w:tcW w:type="dxa" w:w="2880"/>
          </w:tcPr>
          <w:p>
            <w:r>
              <w:t>no bundle identifier, provisioning profile or privacy manifest anywhere</w:t>
            </w:r>
          </w:p>
        </w:tc>
        <w:tc>
          <w:tcPr>
            <w:tcW w:type="dxa" w:w="2880"/>
          </w:tcPr>
          <w:p>
            <w:r>
              <w:t>none</w:t>
            </w:r>
          </w:p>
        </w:tc>
      </w:tr>
    </w:tbl>
    <w:p/>
    <w:p>
      <w:r>
        <w:rPr>
          <w:b/>
        </w:rPr>
        <w:t>One line of drift since this was written</w:t>
      </w:r>
      <w:r>
        <w:t>, and it is not a behaviour change:</w:t>
      </w:r>
    </w:p>
    <w:p>
      <w:r>
        <w:rPr>
          <w:rFonts w:ascii="Consolas" w:hAnsi="Consolas"/>
          <w:color w:val="333333"/>
          <w:sz w:val="18"/>
        </w:rPr>
        <w:t>programme/nutrition/page.tsx</w:t>
      </w:r>
      <w:r>
        <w:t xml:space="preserve"> changed two lines on 7 September, replacing</w:t>
      </w:r>
    </w:p>
    <w:p>
      <w:r>
        <w:t>gendered copy ("his" to "their") across the product. Screen behaviour, data and</w:t>
      </w:r>
    </w:p>
    <w:p>
      <w:r>
        <w:t>navigation are untouched.</w:t>
      </w:r>
    </w:p>
    <w:p>
      <w:r>
        <w:rPr>
          <w:b/>
        </w:rPr>
        <w:t>Where the process actually stands:</w:t>
      </w:r>
      <w:r>
        <w:t xml:space="preserve"> Stage A1 is written and ends at its own</w:t>
      </w:r>
    </w:p>
    <w:p>
      <w:r>
        <w:t>STOP, waiting for approval before Stage A2. It carries five open items forward,</w:t>
      </w:r>
    </w:p>
    <w:p>
      <w:r>
        <w:t>the first of which is a Run level access test. Nothing in this re-check changes</w:t>
      </w:r>
    </w:p>
    <w:p>
      <w:r>
        <w:t>those five.</w:t>
      </w:r>
    </w:p>
    <w:p>
      <w:r>
        <w:br w:type="page"/>
      </w:r>
    </w:p>
    <w:p>
      <w:pPr>
        <w:pStyle w:val="Heading1"/>
      </w:pPr>
      <w:r>
        <w:t>Appendix I. Screen inventory</w:t>
      </w:r>
    </w:p>
    <w:p>
      <w:pPr>
        <w:pStyle w:val="Heading2"/>
      </w:pPr>
      <w:r>
        <w:t>Stage A1: screen inventory</w:t>
      </w:r>
    </w:p>
    <w:p>
      <w:r>
        <w:t>Generated 6 September 2026. Every screen an athlete can reach, how they reach it,</w:t>
      </w:r>
    </w:p>
    <w:p>
      <w:r>
        <w:t>and where it sits.</w:t>
      </w:r>
    </w:p>
    <w:p>
      <w:r>
        <w:rPr>
          <w:b/>
        </w:rPr>
        <w:t>This is a navigation graph, not a route tree.</w:t>
      </w:r>
      <w:r>
        <w:t xml:space="preserve"> The same screen reached two ways</w:t>
      </w:r>
    </w:p>
    <w:p>
      <w:r>
        <w:t>appears once, with both ways listed.</w:t>
      </w:r>
    </w:p>
    <w:p>
      <w:r>
        <w:rPr>
          <w:b/>
        </w:rPr>
        <w:t>Mode: reconciliation.</w:t>
      </w:r>
      <w:r>
        <w:t xml:space="preserve"> Substantial code exists, so this records what is built.</w:t>
      </w:r>
    </w:p>
    <w:p>
      <w:r>
        <w:t>Behaviour the app does not have is marked NOT BUILT. Behaviour I could not trace</w:t>
      </w:r>
    </w:p>
    <w:p>
      <w:r>
        <w:t>is marked UNVERIFIED with the files searched.</w:t>
      </w:r>
    </w:p>
    <w:p>
      <w:r>
        <w:rPr>
          <w:b/>
        </w:rPr>
        <w:t>A word on "screen".</w:t>
      </w:r>
      <w:r>
        <w:t xml:space="preserve"> This is a web app, so a screen is a page at an address. It</w:t>
      </w:r>
    </w:p>
    <w:p>
      <w:r>
        <w:t>behaves like an app screen: one at a time, a tab bar at the bottom, thumb</w:t>
      </w:r>
    </w:p>
    <w:p>
      <w:r>
        <w:t>reachable. Where the brief asks about modals, sheets and full screen covers, the</w:t>
      </w:r>
    </w:p>
    <w:p>
      <w:r>
        <w:t>answer is in section 4 and it is short.</w:t>
      </w:r>
    </w:p>
    <w:p>
      <w:pPr>
        <w:pStyle w:val="Heading3"/>
      </w:pPr>
      <w:r>
        <w:t>Counts</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rPr>
                <w:b/>
              </w:rPr>
              <w:t>Screens an athlete can reach</w:t>
            </w:r>
          </w:p>
        </w:tc>
        <w:tc>
          <w:tcPr>
            <w:tcW w:type="dxa" w:w="4320"/>
          </w:tcPr>
          <w:p>
            <w:r>
              <w:rPr>
                <w:b/>
              </w:rPr>
              <w:t>18</w:t>
            </w:r>
          </w:p>
        </w:tc>
      </w:tr>
      <w:tr>
        <w:tc>
          <w:tcPr>
            <w:tcW w:type="dxa" w:w="4320"/>
          </w:tcPr>
          <w:p>
            <w:r>
              <w:t>Inside the athlete shell, with the tab bar</w:t>
            </w:r>
          </w:p>
        </w:tc>
        <w:tc>
          <w:tcPr>
            <w:tcW w:type="dxa" w:w="4320"/>
          </w:tcPr>
          <w:p>
            <w:r>
              <w:t>15</w:t>
            </w:r>
          </w:p>
        </w:tc>
      </w:tr>
      <w:tr>
        <w:tc>
          <w:tcPr>
            <w:tcW w:type="dxa" w:w="4320"/>
          </w:tcPr>
          <w:p>
            <w:r>
              <w:t>Outside the shell, shared with staff</w:t>
            </w:r>
          </w:p>
        </w:tc>
        <w:tc>
          <w:tcPr>
            <w:tcW w:type="dxa" w:w="4320"/>
          </w:tcPr>
          <w:p>
            <w:r>
              <w:t>3</w:t>
            </w:r>
          </w:p>
        </w:tc>
      </w:tr>
      <w:tr>
        <w:tc>
          <w:tcPr>
            <w:tcW w:type="dxa" w:w="4320"/>
          </w:tcPr>
          <w:p>
            <w:r>
              <w:t>Server routes</w:t>
            </w:r>
          </w:p>
        </w:tc>
        <w:tc>
          <w:tcPr>
            <w:tcW w:type="dxa" w:w="4320"/>
          </w:tcPr>
          <w:p>
            <w:r>
              <w:t>1</w:t>
            </w:r>
          </w:p>
        </w:tc>
      </w:tr>
      <w:tr>
        <w:tc>
          <w:tcPr>
            <w:tcW w:type="dxa" w:w="4320"/>
          </w:tcPr>
          <w:p>
            <w:r>
              <w:t>Tab bar destinations</w:t>
            </w:r>
          </w:p>
        </w:tc>
        <w:tc>
          <w:tcPr>
            <w:tcW w:type="dxa" w:w="4320"/>
          </w:tcPr>
          <w:p>
            <w:r>
              <w:t>4</w:t>
            </w:r>
          </w:p>
        </w:tc>
      </w:tr>
      <w:tr>
        <w:tc>
          <w:tcPr>
            <w:tcW w:type="dxa" w:w="4320"/>
          </w:tcPr>
          <w:p>
            <w:r>
              <w:t>Screens reachable only in a particular state</w:t>
            </w:r>
          </w:p>
        </w:tc>
        <w:tc>
          <w:tcPr>
            <w:tcW w:type="dxa" w:w="4320"/>
          </w:tcPr>
          <w:p>
            <w:r>
              <w:t>0. See section 5</w:t>
            </w:r>
          </w:p>
        </w:tc>
      </w:tr>
      <w:tr>
        <w:tc>
          <w:tcPr>
            <w:tcW w:type="dxa" w:w="4320"/>
          </w:tcPr>
          <w:p>
            <w:r>
              <w:t>Modals, sheets or full screen covers</w:t>
            </w:r>
          </w:p>
        </w:tc>
        <w:tc>
          <w:tcPr>
            <w:tcW w:type="dxa" w:w="4320"/>
          </w:tcPr>
          <w:p>
            <w:r>
              <w:t>0. See section 4</w:t>
            </w:r>
          </w:p>
        </w:tc>
      </w:tr>
      <w:tr>
        <w:tc>
          <w:tcPr>
            <w:tcW w:type="dxa" w:w="4320"/>
          </w:tcPr>
          <w:p>
            <w:r>
              <w:t>Premium only screens</w:t>
            </w:r>
          </w:p>
        </w:tc>
        <w:tc>
          <w:tcPr>
            <w:tcW w:type="dxa" w:w="4320"/>
          </w:tcPr>
          <w:p>
            <w:r>
              <w:t>0. See section 6</w:t>
            </w:r>
          </w:p>
        </w:tc>
      </w:tr>
    </w:tbl>
    <w:p/>
    <w:p>
      <w:pPr>
        <w:pStyle w:val="Heading3"/>
      </w:pPr>
      <w:r>
        <w:t>1. The four tabs and what sits under each</w:t>
      </w:r>
    </w:p>
    <w:p>
      <w:r>
        <w:t>The tab bar is fixed and always present inside the shell</w:t>
      </w:r>
    </w:p>
    <w:p>
      <w:r>
        <w:t>(</w:t>
      </w:r>
      <w:r>
        <w:rPr>
          <w:rFonts w:ascii="Consolas" w:hAnsi="Consolas"/>
          <w:color w:val="333333"/>
          <w:sz w:val="18"/>
        </w:rPr>
        <w:t>src/components/AthleteTabBar/AthleteTabBar.tsx:24</w:t>
      </w:r>
      <w:r>
        <w:t>).</w:t>
      </w:r>
    </w:p>
    <w:p>
      <w:pPr>
        <w:pStyle w:val="Heading4"/>
      </w:pPr>
      <w:r>
        <w:t xml:space="preserve">Tab 1: Today, at </w:t>
      </w:r>
      <w:r>
        <w:rPr>
          <w:rFonts w:ascii="Consolas" w:hAnsi="Consolas"/>
          <w:color w:val="333333"/>
          <w:sz w:val="18"/>
        </w:rPr>
        <w:t>/today</w:t>
      </w:r>
    </w:p>
    <w:p>
      <w:r>
        <w:rPr>
          <w:b/>
        </w:rPr>
        <w:t>The landing screen.</w:t>
      </w:r>
      <w:r>
        <w:t xml:space="preserve"> What the athlete owes today, and what is 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Screen</w:t>
            </w:r>
          </w:p>
        </w:tc>
        <w:tc>
          <w:tcPr>
            <w:tcW w:type="dxa" w:w="1728"/>
          </w:tcPr>
          <w:p>
            <w:r>
              <w:rPr>
                <w:b/>
              </w:rPr>
              <w:t>Route</w:t>
            </w:r>
          </w:p>
        </w:tc>
        <w:tc>
          <w:tcPr>
            <w:tcW w:type="dxa" w:w="1728"/>
          </w:tcPr>
          <w:p>
            <w:r>
              <w:rPr>
                <w:b/>
              </w:rPr>
              <w:t>File</w:t>
            </w:r>
          </w:p>
        </w:tc>
        <w:tc>
          <w:tcPr>
            <w:tcW w:type="dxa" w:w="1728"/>
          </w:tcPr>
          <w:p>
            <w:r>
              <w:rPr>
                <w:b/>
              </w:rPr>
              <w:t>Reached by</w:t>
            </w:r>
          </w:p>
        </w:tc>
        <w:tc>
          <w:tcPr>
            <w:tcW w:type="dxa" w:w="1728"/>
          </w:tcPr>
          <w:p>
            <w:r>
              <w:rPr>
                <w:b/>
              </w:rPr>
              <w:t>Package</w:t>
            </w:r>
          </w:p>
        </w:tc>
      </w:tr>
      <w:tr>
        <w:tc>
          <w:tcPr>
            <w:tcW w:type="dxa" w:w="1728"/>
          </w:tcPr>
          <w:p>
            <w:r>
              <w:t>Today</w:t>
            </w:r>
          </w:p>
        </w:tc>
        <w:tc>
          <w:tcPr>
            <w:tcW w:type="dxa" w:w="1728"/>
          </w:tcPr>
          <w:p>
            <w:r>
              <w:rPr>
                <w:rFonts w:ascii="Consolas" w:hAnsi="Consolas"/>
                <w:color w:val="333333"/>
                <w:sz w:val="18"/>
              </w:rPr>
              <w:t>/today</w:t>
            </w:r>
          </w:p>
        </w:tc>
        <w:tc>
          <w:tcPr>
            <w:tcW w:type="dxa" w:w="1728"/>
          </w:tcPr>
          <w:p>
            <w:r>
              <w:rPr>
                <w:rFonts w:ascii="Consolas" w:hAnsi="Consolas"/>
                <w:color w:val="333333"/>
                <w:sz w:val="18"/>
              </w:rPr>
              <w:t>today/page.tsx</w:t>
            </w:r>
          </w:p>
        </w:tc>
        <w:tc>
          <w:tcPr>
            <w:tcW w:type="dxa" w:w="1728"/>
          </w:tcPr>
          <w:p>
            <w:r>
              <w:t>Tab 1. Signing in. A notification</w:t>
            </w:r>
          </w:p>
        </w:tc>
        <w:tc>
          <w:tcPr>
            <w:tcW w:type="dxa" w:w="1728"/>
          </w:tcPr>
          <w:p>
            <w:r>
              <w:t>Base</w:t>
            </w:r>
          </w:p>
        </w:tc>
      </w:tr>
      <w:tr>
        <w:tc>
          <w:tcPr>
            <w:tcW w:type="dxa" w:w="1728"/>
          </w:tcPr>
          <w:p>
            <w:r>
              <w:t>Wellness check-in</w:t>
            </w:r>
          </w:p>
        </w:tc>
        <w:tc>
          <w:tcPr>
            <w:tcW w:type="dxa" w:w="1728"/>
          </w:tcPr>
          <w:p>
            <w:r>
              <w:rPr>
                <w:rFonts w:ascii="Consolas" w:hAnsi="Consolas"/>
                <w:color w:val="333333"/>
                <w:sz w:val="18"/>
              </w:rPr>
              <w:t>/check-in</w:t>
            </w:r>
          </w:p>
        </w:tc>
        <w:tc>
          <w:tcPr>
            <w:tcW w:type="dxa" w:w="1728"/>
          </w:tcPr>
          <w:p>
            <w:r>
              <w:rPr>
                <w:rFonts w:ascii="Consolas" w:hAnsi="Consolas"/>
                <w:color w:val="333333"/>
                <w:sz w:val="18"/>
              </w:rPr>
              <w:t>check-in/page.tsx</w:t>
            </w:r>
          </w:p>
        </w:tc>
        <w:tc>
          <w:tcPr>
            <w:tcW w:type="dxa" w:w="1728"/>
          </w:tcPr>
          <w:p>
            <w:r>
              <w:t>A to-do item on Today</w:t>
            </w:r>
          </w:p>
        </w:tc>
        <w:tc>
          <w:tcPr>
            <w:tcW w:type="dxa" w:w="1728"/>
          </w:tcPr>
          <w:p>
            <w:r>
              <w:t>Base</w:t>
            </w:r>
          </w:p>
        </w:tc>
      </w:tr>
      <w:tr>
        <w:tc>
          <w:tcPr>
            <w:tcW w:type="dxa" w:w="1728"/>
          </w:tcPr>
          <w:p>
            <w:r>
              <w:t>Session rating</w:t>
            </w:r>
          </w:p>
        </w:tc>
        <w:tc>
          <w:tcPr>
            <w:tcW w:type="dxa" w:w="1728"/>
          </w:tcPr>
          <w:p>
            <w:r>
              <w:rPr>
                <w:rFonts w:ascii="Consolas" w:hAnsi="Consolas"/>
                <w:color w:val="333333"/>
                <w:sz w:val="18"/>
              </w:rPr>
              <w:t>/rpe/[sessionId]</w:t>
            </w:r>
          </w:p>
        </w:tc>
        <w:tc>
          <w:tcPr>
            <w:tcW w:type="dxa" w:w="1728"/>
          </w:tcPr>
          <w:p>
            <w:r>
              <w:rPr>
                <w:rFonts w:ascii="Consolas" w:hAnsi="Consolas"/>
                <w:color w:val="333333"/>
                <w:sz w:val="18"/>
              </w:rPr>
              <w:t>rpe/[sessionId]/page.tsx</w:t>
            </w:r>
          </w:p>
        </w:tc>
        <w:tc>
          <w:tcPr>
            <w:tcW w:type="dxa" w:w="1728"/>
          </w:tcPr>
          <w:p>
            <w:r>
              <w:t>A to-do item on Today, per session</w:t>
            </w:r>
          </w:p>
        </w:tc>
        <w:tc>
          <w:tcPr>
            <w:tcW w:type="dxa" w:w="1728"/>
          </w:tcPr>
          <w:p>
            <w:r>
              <w:t>Base</w:t>
            </w:r>
          </w:p>
        </w:tc>
      </w:tr>
      <w:tr>
        <w:tc>
          <w:tcPr>
            <w:tcW w:type="dxa" w:w="1728"/>
          </w:tcPr>
          <w:p>
            <w:r>
              <w:t>Nutrition check-in</w:t>
            </w:r>
          </w:p>
        </w:tc>
        <w:tc>
          <w:tcPr>
            <w:tcW w:type="dxa" w:w="1728"/>
          </w:tcPr>
          <w:p>
            <w:r>
              <w:rPr>
                <w:rFonts w:ascii="Consolas" w:hAnsi="Consolas"/>
                <w:color w:val="333333"/>
                <w:sz w:val="18"/>
              </w:rPr>
              <w:t>/nutrition-check-in</w:t>
            </w:r>
          </w:p>
        </w:tc>
        <w:tc>
          <w:tcPr>
            <w:tcW w:type="dxa" w:w="1728"/>
          </w:tcPr>
          <w:p>
            <w:r>
              <w:rPr>
                <w:rFonts w:ascii="Consolas" w:hAnsi="Consolas"/>
                <w:color w:val="333333"/>
                <w:sz w:val="18"/>
              </w:rPr>
              <w:t>nutrition-check-in/page.tsx</w:t>
            </w:r>
          </w:p>
        </w:tc>
        <w:tc>
          <w:tcPr>
            <w:tcW w:type="dxa" w:w="1728"/>
          </w:tcPr>
          <w:p>
            <w:r>
              <w:t>A to-do item on Today, weekly (</w:t>
            </w:r>
            <w:r>
              <w:rPr>
                <w:rFonts w:ascii="Consolas" w:hAnsi="Consolas"/>
                <w:color w:val="333333"/>
                <w:sz w:val="18"/>
              </w:rPr>
              <w:t>today/page.tsx:139</w:t>
            </w:r>
            <w:r>
              <w:t>)</w:t>
            </w:r>
          </w:p>
        </w:tc>
        <w:tc>
          <w:tcPr>
            <w:tcW w:type="dxa" w:w="1728"/>
          </w:tcPr>
          <w:p>
            <w:r>
              <w:t>Base</w:t>
            </w:r>
          </w:p>
        </w:tc>
      </w:tr>
      <w:tr>
        <w:tc>
          <w:tcPr>
            <w:tcW w:type="dxa" w:w="1728"/>
          </w:tcPr>
          <w:p>
            <w:r>
              <w:t>Gym session</w:t>
            </w:r>
          </w:p>
        </w:tc>
        <w:tc>
          <w:tcPr>
            <w:tcW w:type="dxa" w:w="1728"/>
          </w:tcPr>
          <w:p>
            <w:r>
              <w:rPr>
                <w:rFonts w:ascii="Consolas" w:hAnsi="Consolas"/>
                <w:color w:val="333333"/>
                <w:sz w:val="18"/>
              </w:rPr>
              <w:t>/gym/[sessionId]</w:t>
            </w:r>
          </w:p>
        </w:tc>
        <w:tc>
          <w:tcPr>
            <w:tcW w:type="dxa" w:w="1728"/>
          </w:tcPr>
          <w:p>
            <w:r>
              <w:rPr>
                <w:rFonts w:ascii="Consolas" w:hAnsi="Consolas"/>
                <w:color w:val="333333"/>
                <w:sz w:val="18"/>
              </w:rPr>
              <w:t>gym/[sessionId]/page.tsx</w:t>
            </w:r>
          </w:p>
        </w:tc>
        <w:tc>
          <w:tcPr>
            <w:tcW w:type="dxa" w:w="1728"/>
          </w:tcPr>
          <w:p>
            <w:r>
              <w:t>A to-do item on Today, and from Programme</w:t>
            </w:r>
          </w:p>
        </w:tc>
        <w:tc>
          <w:tcPr>
            <w:tcW w:type="dxa" w:w="1728"/>
          </w:tcPr>
          <w:p>
            <w:r>
              <w:t>Base</w:t>
            </w:r>
          </w:p>
        </w:tc>
      </w:tr>
    </w:tbl>
    <w:p/>
    <w:p>
      <w:r>
        <w:rPr>
          <w:b/>
        </w:rPr>
        <w:t>Today is a dispatcher.</w:t>
      </w:r>
      <w:r>
        <w:t xml:space="preserve"> Its to-do list is built from what the athlete owes, and</w:t>
      </w:r>
    </w:p>
    <w:p>
      <w:r>
        <w:t>each item carries its own destination (</w:t>
      </w:r>
      <w:r>
        <w:rPr>
          <w:rFonts w:ascii="Consolas" w:hAnsi="Consolas"/>
          <w:color w:val="333333"/>
          <w:sz w:val="18"/>
        </w:rPr>
        <w:t>today/page.tsx:123</w:t>
      </w:r>
      <w:r>
        <w:t>). The four</w:t>
      </w:r>
    </w:p>
    <w:p>
      <w:r>
        <w:t>destinations above are the whole set.</w:t>
      </w:r>
    </w:p>
    <w:p>
      <w:pPr>
        <w:pStyle w:val="Heading4"/>
      </w:pPr>
      <w:r>
        <w:t xml:space="preserve">Tab 2: My data, at </w:t>
      </w:r>
      <w:r>
        <w:rPr>
          <w:rFonts w:ascii="Consolas" w:hAnsi="Consolas"/>
          <w:color w:val="333333"/>
          <w:sz w:val="18"/>
        </w:rPr>
        <w:t>/my-data</w:t>
      </w:r>
    </w:p>
    <w:p>
      <w:r>
        <w:rPr>
          <w:b/>
        </w:rPr>
        <w:t>The athlete's own record.</w:t>
      </w:r>
      <w:r>
        <w:t xml:space="preserve"> The largest screen in either app at 1,726 lines.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Screen</w:t>
            </w:r>
          </w:p>
        </w:tc>
        <w:tc>
          <w:tcPr>
            <w:tcW w:type="dxa" w:w="1728"/>
          </w:tcPr>
          <w:p>
            <w:r>
              <w:rPr>
                <w:b/>
              </w:rPr>
              <w:t>Route</w:t>
            </w:r>
          </w:p>
        </w:tc>
        <w:tc>
          <w:tcPr>
            <w:tcW w:type="dxa" w:w="1728"/>
          </w:tcPr>
          <w:p>
            <w:r>
              <w:rPr>
                <w:b/>
              </w:rPr>
              <w:t>File</w:t>
            </w:r>
          </w:p>
        </w:tc>
        <w:tc>
          <w:tcPr>
            <w:tcW w:type="dxa" w:w="1728"/>
          </w:tcPr>
          <w:p>
            <w:r>
              <w:rPr>
                <w:b/>
              </w:rPr>
              <w:t>Reached by</w:t>
            </w:r>
          </w:p>
        </w:tc>
        <w:tc>
          <w:tcPr>
            <w:tcW w:type="dxa" w:w="1728"/>
          </w:tcPr>
          <w:p>
            <w:r>
              <w:rPr>
                <w:b/>
              </w:rPr>
              <w:t>Package</w:t>
            </w:r>
          </w:p>
        </w:tc>
      </w:tr>
      <w:tr>
        <w:tc>
          <w:tcPr>
            <w:tcW w:type="dxa" w:w="1728"/>
          </w:tcPr>
          <w:p>
            <w:r>
              <w:t>My data</w:t>
            </w:r>
          </w:p>
        </w:tc>
        <w:tc>
          <w:tcPr>
            <w:tcW w:type="dxa" w:w="1728"/>
          </w:tcPr>
          <w:p>
            <w:r>
              <w:rPr>
                <w:rFonts w:ascii="Consolas" w:hAnsi="Consolas"/>
                <w:color w:val="333333"/>
                <w:sz w:val="18"/>
              </w:rPr>
              <w:t>/my-data</w:t>
            </w:r>
          </w:p>
        </w:tc>
        <w:tc>
          <w:tcPr>
            <w:tcW w:type="dxa" w:w="1728"/>
          </w:tcPr>
          <w:p>
            <w:r>
              <w:rPr>
                <w:rFonts w:ascii="Consolas" w:hAnsi="Consolas"/>
                <w:color w:val="333333"/>
                <w:sz w:val="18"/>
              </w:rPr>
              <w:t>my-data/page.tsx</w:t>
            </w:r>
          </w:p>
        </w:tc>
        <w:tc>
          <w:tcPr>
            <w:tcW w:type="dxa" w:w="1728"/>
          </w:tcPr>
          <w:p>
            <w:r>
              <w:t>Tab 2</w:t>
            </w:r>
          </w:p>
        </w:tc>
        <w:tc>
          <w:tcPr>
            <w:tcW w:type="dxa" w:w="1728"/>
          </w:tcPr>
          <w:p>
            <w:r>
              <w:t>Base</w:t>
            </w:r>
          </w:p>
        </w:tc>
      </w:tr>
      <w:tr>
        <w:tc>
          <w:tcPr>
            <w:tcW w:type="dxa" w:w="1728"/>
          </w:tcPr>
          <w:p>
            <w:r>
              <w:t>Boards</w:t>
            </w:r>
          </w:p>
        </w:tc>
        <w:tc>
          <w:tcPr>
            <w:tcW w:type="dxa" w:w="1728"/>
          </w:tcPr>
          <w:p>
            <w:r>
              <w:rPr>
                <w:rFonts w:ascii="Consolas" w:hAnsi="Consolas"/>
                <w:color w:val="333333"/>
                <w:sz w:val="18"/>
              </w:rPr>
              <w:t>/my-data/boards</w:t>
            </w:r>
          </w:p>
        </w:tc>
        <w:tc>
          <w:tcPr>
            <w:tcW w:type="dxa" w:w="1728"/>
          </w:tcPr>
          <w:p>
            <w:r>
              <w:rPr>
                <w:rFonts w:ascii="Consolas" w:hAnsi="Consolas"/>
                <w:color w:val="333333"/>
                <w:sz w:val="18"/>
              </w:rPr>
              <w:t>my-data/boards/page.tsx</w:t>
            </w:r>
          </w:p>
        </w:tc>
        <w:tc>
          <w:tcPr>
            <w:tcW w:type="dxa" w:w="1728"/>
          </w:tcPr>
          <w:p>
            <w:r>
              <w:t>A link on My data</w:t>
            </w:r>
          </w:p>
        </w:tc>
        <w:tc>
          <w:tcPr>
            <w:tcW w:type="dxa" w:w="1728"/>
          </w:tcPr>
          <w:p>
            <w:r>
              <w:t>Base</w:t>
            </w:r>
          </w:p>
        </w:tc>
      </w:tr>
      <w:tr>
        <w:tc>
          <w:tcPr>
            <w:tcW w:type="dxa" w:w="1728"/>
          </w:tcPr>
          <w:p>
            <w:r>
              <w:t>One board</w:t>
            </w:r>
          </w:p>
        </w:tc>
        <w:tc>
          <w:tcPr>
            <w:tcW w:type="dxa" w:w="1728"/>
          </w:tcPr>
          <w:p>
            <w:r>
              <w:rPr>
                <w:rFonts w:ascii="Consolas" w:hAnsi="Consolas"/>
                <w:color w:val="333333"/>
                <w:sz w:val="18"/>
              </w:rPr>
              <w:t>/my-data/boards/[leaderboardId]</w:t>
            </w:r>
          </w:p>
        </w:tc>
        <w:tc>
          <w:tcPr>
            <w:tcW w:type="dxa" w:w="1728"/>
          </w:tcPr>
          <w:p>
            <w:r>
              <w:rPr>
                <w:rFonts w:ascii="Consolas" w:hAnsi="Consolas"/>
                <w:color w:val="333333"/>
                <w:sz w:val="18"/>
              </w:rPr>
              <w:t>.../[leaderboardId]/page.tsx</w:t>
            </w:r>
          </w:p>
        </w:tc>
        <w:tc>
          <w:tcPr>
            <w:tcW w:type="dxa" w:w="1728"/>
          </w:tcPr>
          <w:p>
            <w:r>
              <w:t>A board in the list</w:t>
            </w:r>
          </w:p>
        </w:tc>
        <w:tc>
          <w:tcPr>
            <w:tcW w:type="dxa" w:w="1728"/>
          </w:tcPr>
          <w:p>
            <w:r>
              <w:t>Base</w:t>
            </w:r>
          </w:p>
        </w:tc>
      </w:tr>
      <w:tr>
        <w:tc>
          <w:tcPr>
            <w:tcW w:type="dxa" w:w="1728"/>
          </w:tcPr>
          <w:p>
            <w:r>
              <w:t>One gym session</w:t>
            </w:r>
          </w:p>
        </w:tc>
        <w:tc>
          <w:tcPr>
            <w:tcW w:type="dxa" w:w="1728"/>
          </w:tcPr>
          <w:p>
            <w:r>
              <w:rPr>
                <w:rFonts w:ascii="Consolas" w:hAnsi="Consolas"/>
                <w:color w:val="333333"/>
                <w:sz w:val="18"/>
              </w:rPr>
              <w:t>/my-data/gym/[gymSessionLogId]</w:t>
            </w:r>
          </w:p>
        </w:tc>
        <w:tc>
          <w:tcPr>
            <w:tcW w:type="dxa" w:w="1728"/>
          </w:tcPr>
          <w:p>
            <w:r>
              <w:rPr>
                <w:rFonts w:ascii="Consolas" w:hAnsi="Consolas"/>
                <w:color w:val="333333"/>
                <w:sz w:val="18"/>
              </w:rPr>
              <w:t>.../[gymSessionLogId]/page.tsx</w:t>
            </w:r>
          </w:p>
        </w:tc>
        <w:tc>
          <w:tcPr>
            <w:tcW w:type="dxa" w:w="1728"/>
          </w:tcPr>
          <w:p>
            <w:r>
              <w:t>A logged session on My data</w:t>
            </w:r>
          </w:p>
        </w:tc>
        <w:tc>
          <w:tcPr>
            <w:tcW w:type="dxa" w:w="1728"/>
          </w:tcPr>
          <w:p>
            <w:r>
              <w:t>Base</w:t>
            </w:r>
          </w:p>
        </w:tc>
      </w:tr>
    </w:tbl>
    <w:p/>
    <w:p>
      <w:r>
        <w:rPr>
          <w:b/>
        </w:rPr>
        <w:t>My data is divided by domain rather than by page.</w:t>
      </w:r>
      <w:r>
        <w:t xml:space="preserve"> Five domains are handled</w:t>
      </w:r>
    </w:p>
    <w:p>
      <w:r>
        <w:t xml:space="preserve">inside the one screen: </w:t>
      </w:r>
      <w:r>
        <w:rPr>
          <w:b/>
        </w:rPr>
        <w:t>wellness, gym, testing, training and nutrition</w:t>
      </w:r>
    </w:p>
    <w:p>
      <w:r>
        <w:t>(</w:t>
      </w:r>
      <w:r>
        <w:rPr>
          <w:rFonts w:ascii="Consolas" w:hAnsi="Consolas"/>
          <w:color w:val="333333"/>
          <w:sz w:val="18"/>
        </w:rPr>
        <w:t>my-data/page.tsx:351</w:t>
      </w:r>
      <w:r>
        <w:t>). They are regions of one page, not separate screens, and</w:t>
      </w:r>
    </w:p>
    <w:p>
      <w:r>
        <w:t>are specified as such in Stage B3.</w:t>
      </w:r>
    </w:p>
    <w:p>
      <w:pPr>
        <w:pStyle w:val="Heading4"/>
      </w:pPr>
      <w:r>
        <w:t xml:space="preserve">Tab 3: Gym, at </w:t>
      </w:r>
      <w:r>
        <w:rPr>
          <w:rFonts w:ascii="Consolas" w:hAnsi="Consolas"/>
          <w:color w:val="333333"/>
          <w:sz w:val="18"/>
        </w:rPr>
        <w:t>/programme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Screen</w:t>
            </w:r>
          </w:p>
        </w:tc>
        <w:tc>
          <w:tcPr>
            <w:tcW w:type="dxa" w:w="1728"/>
          </w:tcPr>
          <w:p>
            <w:r>
              <w:rPr>
                <w:b/>
              </w:rPr>
              <w:t>Route</w:t>
            </w:r>
          </w:p>
        </w:tc>
        <w:tc>
          <w:tcPr>
            <w:tcW w:type="dxa" w:w="1728"/>
          </w:tcPr>
          <w:p>
            <w:r>
              <w:rPr>
                <w:b/>
              </w:rPr>
              <w:t>File</w:t>
            </w:r>
          </w:p>
        </w:tc>
        <w:tc>
          <w:tcPr>
            <w:tcW w:type="dxa" w:w="1728"/>
          </w:tcPr>
          <w:p>
            <w:r>
              <w:rPr>
                <w:b/>
              </w:rPr>
              <w:t>Reached by</w:t>
            </w:r>
          </w:p>
        </w:tc>
        <w:tc>
          <w:tcPr>
            <w:tcW w:type="dxa" w:w="1728"/>
          </w:tcPr>
          <w:p>
            <w:r>
              <w:rPr>
                <w:b/>
              </w:rPr>
              <w:t>Package</w:t>
            </w:r>
          </w:p>
        </w:tc>
      </w:tr>
      <w:tr>
        <w:tc>
          <w:tcPr>
            <w:tcW w:type="dxa" w:w="1728"/>
          </w:tcPr>
          <w:p>
            <w:r>
              <w:t>Programme</w:t>
            </w:r>
          </w:p>
        </w:tc>
        <w:tc>
          <w:tcPr>
            <w:tcW w:type="dxa" w:w="1728"/>
          </w:tcPr>
          <w:p>
            <w:r>
              <w:rPr>
                <w:rFonts w:ascii="Consolas" w:hAnsi="Consolas"/>
                <w:color w:val="333333"/>
                <w:sz w:val="18"/>
              </w:rPr>
              <w:t>/programme</w:t>
            </w:r>
          </w:p>
        </w:tc>
        <w:tc>
          <w:tcPr>
            <w:tcW w:type="dxa" w:w="1728"/>
          </w:tcPr>
          <w:p>
            <w:r>
              <w:rPr>
                <w:rFonts w:ascii="Consolas" w:hAnsi="Consolas"/>
                <w:color w:val="333333"/>
                <w:sz w:val="18"/>
              </w:rPr>
              <w:t>programme/page.tsx</w:t>
            </w:r>
          </w:p>
        </w:tc>
        <w:tc>
          <w:tcPr>
            <w:tcW w:type="dxa" w:w="1728"/>
          </w:tcPr>
          <w:p>
            <w:r>
              <w:t>Tab 3</w:t>
            </w:r>
          </w:p>
        </w:tc>
        <w:tc>
          <w:tcPr>
            <w:tcW w:type="dxa" w:w="1728"/>
          </w:tcPr>
          <w:p>
            <w:r>
              <w:t>Base</w:t>
            </w:r>
          </w:p>
        </w:tc>
      </w:tr>
      <w:tr>
        <w:tc>
          <w:tcPr>
            <w:tcW w:type="dxa" w:w="1728"/>
          </w:tcPr>
          <w:p>
            <w:r>
              <w:t>Nutrition guidance</w:t>
            </w:r>
          </w:p>
        </w:tc>
        <w:tc>
          <w:tcPr>
            <w:tcW w:type="dxa" w:w="1728"/>
          </w:tcPr>
          <w:p>
            <w:r>
              <w:rPr>
                <w:rFonts w:ascii="Consolas" w:hAnsi="Consolas"/>
                <w:color w:val="333333"/>
                <w:sz w:val="18"/>
              </w:rPr>
              <w:t>/programme/nutrition</w:t>
            </w:r>
          </w:p>
        </w:tc>
        <w:tc>
          <w:tcPr>
            <w:tcW w:type="dxa" w:w="1728"/>
          </w:tcPr>
          <w:p>
            <w:r>
              <w:rPr>
                <w:rFonts w:ascii="Consolas" w:hAnsi="Consolas"/>
                <w:color w:val="333333"/>
                <w:sz w:val="18"/>
              </w:rPr>
              <w:t>programme/nutrition/page.tsx</w:t>
            </w:r>
          </w:p>
        </w:tc>
        <w:tc>
          <w:tcPr>
            <w:tcW w:type="dxa" w:w="1728"/>
          </w:tcPr>
          <w:p>
            <w:r>
              <w:t>A link on Programme</w:t>
            </w:r>
          </w:p>
        </w:tc>
        <w:tc>
          <w:tcPr>
            <w:tcW w:type="dxa" w:w="1728"/>
          </w:tcPr>
          <w:p>
            <w:r>
              <w:t>Base</w:t>
            </w:r>
          </w:p>
        </w:tc>
      </w:tr>
    </w:tbl>
    <w:p/>
    <w:p>
      <w:r>
        <w:rPr>
          <w:b/>
        </w:rPr>
        <w:t>The tab is labelled Gym and the route is `/programme`</w:t>
      </w:r>
      <w:r>
        <w:t>, and nutrition guidance</w:t>
      </w:r>
    </w:p>
    <w:p>
      <w:r>
        <w:t>sits underneath it. That is worth noting in Stage A2: a player looking for their</w:t>
      </w:r>
    </w:p>
    <w:p>
      <w:r>
        <w:t>nutrition guidance has to know it is under a tab called Gym.</w:t>
      </w:r>
    </w:p>
    <w:p>
      <w:pPr>
        <w:pStyle w:val="Heading4"/>
      </w:pPr>
      <w:r>
        <w:t xml:space="preserve">Tab 4: Me, at </w:t>
      </w:r>
      <w:r>
        <w:rPr>
          <w:rFonts w:ascii="Consolas" w:hAnsi="Consolas"/>
          <w:color w:val="333333"/>
          <w:sz w:val="18"/>
        </w:rPr>
        <w:t>/me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Screen</w:t>
            </w:r>
          </w:p>
        </w:tc>
        <w:tc>
          <w:tcPr>
            <w:tcW w:type="dxa" w:w="1728"/>
          </w:tcPr>
          <w:p>
            <w:r>
              <w:rPr>
                <w:b/>
              </w:rPr>
              <w:t>Route</w:t>
            </w:r>
          </w:p>
        </w:tc>
        <w:tc>
          <w:tcPr>
            <w:tcW w:type="dxa" w:w="1728"/>
          </w:tcPr>
          <w:p>
            <w:r>
              <w:rPr>
                <w:b/>
              </w:rPr>
              <w:t>File</w:t>
            </w:r>
          </w:p>
        </w:tc>
        <w:tc>
          <w:tcPr>
            <w:tcW w:type="dxa" w:w="1728"/>
          </w:tcPr>
          <w:p>
            <w:r>
              <w:rPr>
                <w:b/>
              </w:rPr>
              <w:t>Reached by</w:t>
            </w:r>
          </w:p>
        </w:tc>
        <w:tc>
          <w:tcPr>
            <w:tcW w:type="dxa" w:w="1728"/>
          </w:tcPr>
          <w:p>
            <w:r>
              <w:rPr>
                <w:b/>
              </w:rPr>
              <w:t>Package</w:t>
            </w:r>
          </w:p>
        </w:tc>
      </w:tr>
      <w:tr>
        <w:tc>
          <w:tcPr>
            <w:tcW w:type="dxa" w:w="1728"/>
          </w:tcPr>
          <w:p>
            <w:r>
              <w:t>Me</w:t>
            </w:r>
          </w:p>
        </w:tc>
        <w:tc>
          <w:tcPr>
            <w:tcW w:type="dxa" w:w="1728"/>
          </w:tcPr>
          <w:p>
            <w:r>
              <w:rPr>
                <w:rFonts w:ascii="Consolas" w:hAnsi="Consolas"/>
                <w:color w:val="333333"/>
                <w:sz w:val="18"/>
              </w:rPr>
              <w:t>/me</w:t>
            </w:r>
          </w:p>
        </w:tc>
        <w:tc>
          <w:tcPr>
            <w:tcW w:type="dxa" w:w="1728"/>
          </w:tcPr>
          <w:p>
            <w:r>
              <w:rPr>
                <w:rFonts w:ascii="Consolas" w:hAnsi="Consolas"/>
                <w:color w:val="333333"/>
                <w:sz w:val="18"/>
              </w:rPr>
              <w:t>me/page.tsx</w:t>
            </w:r>
          </w:p>
        </w:tc>
        <w:tc>
          <w:tcPr>
            <w:tcW w:type="dxa" w:w="1728"/>
          </w:tcPr>
          <w:p>
            <w:r>
              <w:t>Tab 4</w:t>
            </w:r>
          </w:p>
        </w:tc>
        <w:tc>
          <w:tcPr>
            <w:tcW w:type="dxa" w:w="1728"/>
          </w:tcPr>
          <w:p>
            <w:r>
              <w:t>Base</w:t>
            </w:r>
          </w:p>
        </w:tc>
      </w:tr>
      <w:tr>
        <w:tc>
          <w:tcPr>
            <w:tcW w:type="dxa" w:w="1728"/>
          </w:tcPr>
          <w:p>
            <w:r>
              <w:t>My leaderboards</w:t>
            </w:r>
          </w:p>
        </w:tc>
        <w:tc>
          <w:tcPr>
            <w:tcW w:type="dxa" w:w="1728"/>
          </w:tcPr>
          <w:p>
            <w:r>
              <w:rPr>
                <w:rFonts w:ascii="Consolas" w:hAnsi="Consolas"/>
                <w:color w:val="333333"/>
                <w:sz w:val="18"/>
              </w:rPr>
              <w:t>/me/leaderboards</w:t>
            </w:r>
          </w:p>
        </w:tc>
        <w:tc>
          <w:tcPr>
            <w:tcW w:type="dxa" w:w="1728"/>
          </w:tcPr>
          <w:p>
            <w:r>
              <w:rPr>
                <w:rFonts w:ascii="Consolas" w:hAnsi="Consolas"/>
                <w:color w:val="333333"/>
                <w:sz w:val="18"/>
              </w:rPr>
              <w:t>me/leaderboards/page.tsx</w:t>
            </w:r>
          </w:p>
        </w:tc>
        <w:tc>
          <w:tcPr>
            <w:tcW w:type="dxa" w:w="1728"/>
          </w:tcPr>
          <w:p>
            <w:r>
              <w:t>A link on Me</w:t>
            </w:r>
          </w:p>
        </w:tc>
        <w:tc>
          <w:tcPr>
            <w:tcW w:type="dxa" w:w="1728"/>
          </w:tcPr>
          <w:p>
            <w:r>
              <w:t>Base</w:t>
            </w:r>
          </w:p>
        </w:tc>
      </w:tr>
      <w:tr>
        <w:tc>
          <w:tcPr>
            <w:tcW w:type="dxa" w:w="1728"/>
          </w:tcPr>
          <w:p>
            <w:r>
              <w:t>Notifications</w:t>
            </w:r>
          </w:p>
        </w:tc>
        <w:tc>
          <w:tcPr>
            <w:tcW w:type="dxa" w:w="1728"/>
          </w:tcPr>
          <w:p>
            <w:r>
              <w:rPr>
                <w:rFonts w:ascii="Consolas" w:hAnsi="Consolas"/>
                <w:color w:val="333333"/>
                <w:sz w:val="18"/>
              </w:rPr>
              <w:t>/me/notifications</w:t>
            </w:r>
          </w:p>
        </w:tc>
        <w:tc>
          <w:tcPr>
            <w:tcW w:type="dxa" w:w="1728"/>
          </w:tcPr>
          <w:p>
            <w:r>
              <w:rPr>
                <w:rFonts w:ascii="Consolas" w:hAnsi="Consolas"/>
                <w:color w:val="333333"/>
                <w:sz w:val="18"/>
              </w:rPr>
              <w:t>me/notifications/page.tsx</w:t>
            </w:r>
          </w:p>
        </w:tc>
        <w:tc>
          <w:tcPr>
            <w:tcW w:type="dxa" w:w="1728"/>
          </w:tcPr>
          <w:p>
            <w:r>
              <w:t>A link on Me</w:t>
            </w:r>
          </w:p>
        </w:tc>
        <w:tc>
          <w:tcPr>
            <w:tcW w:type="dxa" w:w="1728"/>
          </w:tcPr>
          <w:p>
            <w:r>
              <w:t>Base</w:t>
            </w:r>
          </w:p>
        </w:tc>
      </w:tr>
      <w:tr>
        <w:tc>
          <w:tcPr>
            <w:tcW w:type="dxa" w:w="1728"/>
          </w:tcPr>
          <w:p>
            <w:r>
              <w:t>Report a problem</w:t>
            </w:r>
          </w:p>
        </w:tc>
        <w:tc>
          <w:tcPr>
            <w:tcW w:type="dxa" w:w="1728"/>
          </w:tcPr>
          <w:p>
            <w:r>
              <w:rPr>
                <w:rFonts w:ascii="Consolas" w:hAnsi="Consolas"/>
                <w:color w:val="333333"/>
                <w:sz w:val="18"/>
              </w:rPr>
              <w:t>/report-problem</w:t>
            </w:r>
          </w:p>
        </w:tc>
        <w:tc>
          <w:tcPr>
            <w:tcW w:type="dxa" w:w="1728"/>
          </w:tcPr>
          <w:p>
            <w:r>
              <w:rPr>
                <w:rFonts w:ascii="Consolas" w:hAnsi="Consolas"/>
                <w:color w:val="333333"/>
                <w:sz w:val="18"/>
              </w:rPr>
              <w:t>report-problem/page.tsx</w:t>
            </w:r>
          </w:p>
        </w:tc>
        <w:tc>
          <w:tcPr>
            <w:tcW w:type="dxa" w:w="1728"/>
          </w:tcPr>
          <w:p>
            <w:r>
              <w:t xml:space="preserve">A link on Me, </w:t>
            </w:r>
            <w:r>
              <w:rPr>
                <w:b/>
              </w:rPr>
              <w:t>and from Today</w:t>
            </w:r>
          </w:p>
        </w:tc>
        <w:tc>
          <w:tcPr>
            <w:tcW w:type="dxa" w:w="1728"/>
          </w:tcPr>
          <w:p>
            <w:r>
              <w:t>Base</w:t>
            </w:r>
          </w:p>
        </w:tc>
      </w:tr>
    </w:tbl>
    <w:p/>
    <w:p>
      <w:r>
        <w:rPr>
          <w:b/>
        </w:rPr>
        <w:t>Report a problem is reachable from two tabs</w:t>
      </w:r>
      <w:r>
        <w:t>, Me and Today</w:t>
      </w:r>
    </w:p>
    <w:p>
      <w:r>
        <w:t>(</w:t>
      </w:r>
      <w:r>
        <w:rPr>
          <w:rFonts w:ascii="Consolas" w:hAnsi="Consolas"/>
          <w:color w:val="333333"/>
          <w:sz w:val="18"/>
        </w:rPr>
        <w:t>today/page.tsx</w:t>
      </w:r>
      <w:r>
        <w:t xml:space="preserve">, </w:t>
      </w:r>
      <w:r>
        <w:rPr>
          <w:rFonts w:ascii="Consolas" w:hAnsi="Consolas"/>
          <w:color w:val="333333"/>
          <w:sz w:val="18"/>
        </w:rPr>
        <w:t>me/page.tsx</w:t>
      </w:r>
      <w:r>
        <w:t>). It is one screen with two entrances, which is</w:t>
      </w:r>
    </w:p>
    <w:p>
      <w:r>
        <w:t>correct: telling somebody you are hurt should not require finding a settings</w:t>
      </w:r>
    </w:p>
    <w:p>
      <w:r>
        <w:t>screen.</w:t>
      </w:r>
    </w:p>
    <w:p>
      <w:pPr>
        <w:pStyle w:val="Heading3"/>
      </w:pPr>
      <w:r>
        <w:t>2. Screens outside the athlete shell</w:t>
      </w:r>
    </w:p>
    <w:p>
      <w:r>
        <w:rPr>
          <w:b/>
        </w:rPr>
        <w:t>Three, and all three are shared with the staff app.</w:t>
      </w:r>
      <w:r>
        <w:t xml:space="preserve"> They have no tab bar,</w:t>
      </w:r>
    </w:p>
    <w:p>
      <w:r>
        <w:t>because a person using them is not yet known to be an athlete.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Screen</w:t>
            </w:r>
          </w:p>
        </w:tc>
        <w:tc>
          <w:tcPr>
            <w:tcW w:type="dxa" w:w="1728"/>
          </w:tcPr>
          <w:p>
            <w:r>
              <w:rPr>
                <w:b/>
              </w:rPr>
              <w:t>Route</w:t>
            </w:r>
          </w:p>
        </w:tc>
        <w:tc>
          <w:tcPr>
            <w:tcW w:type="dxa" w:w="1728"/>
          </w:tcPr>
          <w:p>
            <w:r>
              <w:rPr>
                <w:b/>
              </w:rPr>
              <w:t>File</w:t>
            </w:r>
          </w:p>
        </w:tc>
        <w:tc>
          <w:tcPr>
            <w:tcW w:type="dxa" w:w="1728"/>
          </w:tcPr>
          <w:p>
            <w:r>
              <w:rPr>
                <w:b/>
              </w:rPr>
              <w:t>Reached by</w:t>
            </w:r>
          </w:p>
        </w:tc>
        <w:tc>
          <w:tcPr>
            <w:tcW w:type="dxa" w:w="1728"/>
          </w:tcPr>
          <w:p>
            <w:r>
              <w:rPr>
                <w:b/>
              </w:rPr>
              <w:t>Shared with staff</w:t>
            </w:r>
          </w:p>
        </w:tc>
      </w:tr>
      <w:tr>
        <w:tc>
          <w:tcPr>
            <w:tcW w:type="dxa" w:w="1728"/>
          </w:tcPr>
          <w:p>
            <w:r>
              <w:t>Sign in</w:t>
            </w:r>
          </w:p>
        </w:tc>
        <w:tc>
          <w:tcPr>
            <w:tcW w:type="dxa" w:w="1728"/>
          </w:tcPr>
          <w:p>
            <w:r>
              <w:rPr>
                <w:rFonts w:ascii="Consolas" w:hAnsi="Consolas"/>
                <w:color w:val="333333"/>
                <w:sz w:val="18"/>
              </w:rPr>
              <w:t>/login</w:t>
            </w:r>
          </w:p>
        </w:tc>
        <w:tc>
          <w:tcPr>
            <w:tcW w:type="dxa" w:w="1728"/>
          </w:tcPr>
          <w:p>
            <w:r>
              <w:rPr>
                <w:rFonts w:ascii="Consolas" w:hAnsi="Consolas"/>
                <w:color w:val="333333"/>
                <w:sz w:val="18"/>
              </w:rPr>
              <w:t>src/app/login/page.tsx</w:t>
            </w:r>
          </w:p>
        </w:tc>
        <w:tc>
          <w:tcPr>
            <w:tcW w:type="dxa" w:w="1728"/>
          </w:tcPr>
          <w:p>
            <w:r>
              <w:t>Opening the app signed out</w:t>
            </w:r>
          </w:p>
        </w:tc>
        <w:tc>
          <w:tcPr>
            <w:tcW w:type="dxa" w:w="1728"/>
          </w:tcPr>
          <w:p>
            <w:r>
              <w:rPr>
                <w:b/>
              </w:rPr>
              <w:t>Yes, the same screen</w:t>
            </w:r>
          </w:p>
        </w:tc>
      </w:tr>
      <w:tr>
        <w:tc>
          <w:tcPr>
            <w:tcW w:type="dxa" w:w="1728"/>
          </w:tcPr>
          <w:p>
            <w:r>
              <w:t>Two factor</w:t>
            </w:r>
          </w:p>
        </w:tc>
        <w:tc>
          <w:tcPr>
            <w:tcW w:type="dxa" w:w="1728"/>
          </w:tcPr>
          <w:p>
            <w:r>
              <w:rPr>
                <w:rFonts w:ascii="Consolas" w:hAnsi="Consolas"/>
                <w:color w:val="333333"/>
                <w:sz w:val="18"/>
              </w:rPr>
              <w:t>/login/mfa</w:t>
            </w:r>
          </w:p>
        </w:tc>
        <w:tc>
          <w:tcPr>
            <w:tcW w:type="dxa" w:w="1728"/>
          </w:tcPr>
          <w:p>
            <w:r>
              <w:rPr>
                <w:rFonts w:ascii="Consolas" w:hAnsi="Consolas"/>
                <w:color w:val="333333"/>
                <w:sz w:val="18"/>
              </w:rPr>
              <w:t>src/app/login/mfa/page.tsx</w:t>
            </w:r>
          </w:p>
        </w:tc>
        <w:tc>
          <w:tcPr>
            <w:tcW w:type="dxa" w:w="1728"/>
          </w:tcPr>
          <w:p>
            <w:r>
              <w:t>Sign in, when a second factor is required</w:t>
            </w:r>
          </w:p>
        </w:tc>
        <w:tc>
          <w:tcPr>
            <w:tcW w:type="dxa" w:w="1728"/>
          </w:tcPr>
          <w:p>
            <w:r>
              <w:rPr>
                <w:b/>
              </w:rPr>
              <w:t>Yes</w:t>
            </w:r>
          </w:p>
        </w:tc>
      </w:tr>
      <w:tr>
        <w:tc>
          <w:tcPr>
            <w:tcW w:type="dxa" w:w="1728"/>
          </w:tcPr>
          <w:p>
            <w:r>
              <w:t>Password reset</w:t>
            </w:r>
          </w:p>
        </w:tc>
        <w:tc>
          <w:tcPr>
            <w:tcW w:type="dxa" w:w="1728"/>
          </w:tcPr>
          <w:p>
            <w:r>
              <w:rPr>
                <w:rFonts w:ascii="Consolas" w:hAnsi="Consolas"/>
                <w:color w:val="333333"/>
                <w:sz w:val="18"/>
              </w:rPr>
              <w:t>/login/reset</w:t>
            </w:r>
          </w:p>
        </w:tc>
        <w:tc>
          <w:tcPr>
            <w:tcW w:type="dxa" w:w="1728"/>
          </w:tcPr>
          <w:p>
            <w:r>
              <w:rPr>
                <w:rFonts w:ascii="Consolas" w:hAnsi="Consolas"/>
                <w:color w:val="333333"/>
                <w:sz w:val="18"/>
              </w:rPr>
              <w:t>src/app/login/reset/page.tsx</w:t>
            </w:r>
          </w:p>
        </w:tc>
        <w:tc>
          <w:tcPr>
            <w:tcW w:type="dxa" w:w="1728"/>
          </w:tcPr>
          <w:p>
            <w:r>
              <w:t>A link on sign in</w:t>
            </w:r>
          </w:p>
        </w:tc>
        <w:tc>
          <w:tcPr>
            <w:tcW w:type="dxa" w:w="1728"/>
          </w:tcPr>
          <w:p>
            <w:r>
              <w:rPr>
                <w:b/>
              </w:rPr>
              <w:t>Yes</w:t>
            </w:r>
          </w:p>
        </w:tc>
      </w:tr>
    </w:tbl>
    <w:p/>
    <w:p>
      <w:r>
        <w:rPr>
          <w:b/>
        </w:rPr>
        <w:t>Where the athlete lands after signing in is decided by their roles</w:t>
      </w:r>
      <w:r>
        <w:t>, not by a</w:t>
      </w:r>
    </w:p>
    <w:p>
      <w:r>
        <w:t>choice they make (</w:t>
      </w:r>
      <w:r>
        <w:rPr>
          <w:rFonts w:ascii="Consolas" w:hAnsi="Consolas"/>
          <w:color w:val="333333"/>
          <w:sz w:val="18"/>
        </w:rPr>
        <w:t>src/lib/supabase/claims.ts:124</w:t>
      </w:r>
      <w:r>
        <w:t xml:space="preserve">). An athlete goes to </w:t>
      </w:r>
      <w:r>
        <w:rPr>
          <w:rFonts w:ascii="Consolas" w:hAnsi="Consolas"/>
          <w:color w:val="333333"/>
          <w:sz w:val="18"/>
        </w:rPr>
        <w:t>/today</w:t>
      </w:r>
      <w:r>
        <w:t>.</w:t>
      </w:r>
    </w:p>
    <w:p>
      <w:r>
        <w:t>A person who is both a player and a coach goes to the staff app, because it is the</w:t>
      </w:r>
    </w:p>
    <w:p>
      <w:r>
        <w:t>larger tool.</w:t>
      </w:r>
    </w:p>
    <w:p>
      <w:r>
        <w:rPr>
          <w:b/>
        </w:rPr>
        <w:t>`/` redirects</w:t>
      </w:r>
      <w:r>
        <w:t xml:space="preserve"> to whichever home the roles resolve to</w:t>
      </w:r>
    </w:p>
    <w:p>
      <w:r>
        <w:t>(</w:t>
      </w:r>
      <w:r>
        <w:rPr>
          <w:rFonts w:ascii="Consolas" w:hAnsi="Consolas"/>
          <w:color w:val="333333"/>
          <w:sz w:val="18"/>
        </w:rPr>
        <w:t>src/app/page.tsx</w:t>
      </w:r>
      <w:r>
        <w:t>).</w:t>
      </w:r>
    </w:p>
    <w:p>
      <w:pPr>
        <w:pStyle w:val="Heading3"/>
      </w:pPr>
      <w:r>
        <w:t>3. Server routes</w:t>
      </w:r>
    </w:p>
    <w:p>
      <w:r>
        <w:rPr>
          <w:b/>
        </w:rPr>
        <w:t>One.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Route</w:t>
            </w:r>
          </w:p>
        </w:tc>
        <w:tc>
          <w:tcPr>
            <w:tcW w:type="dxa" w:w="1728"/>
          </w:tcPr>
          <w:p>
            <w:r>
              <w:rPr>
                <w:b/>
              </w:rPr>
              <w:t>File</w:t>
            </w:r>
          </w:p>
        </w:tc>
        <w:tc>
          <w:tcPr>
            <w:tcW w:type="dxa" w:w="1728"/>
          </w:tcPr>
          <w:p>
            <w:r>
              <w:rPr>
                <w:b/>
              </w:rPr>
              <w:t>What it does</w:t>
            </w:r>
          </w:p>
        </w:tc>
        <w:tc>
          <w:tcPr>
            <w:tcW w:type="dxa" w:w="1728"/>
          </w:tcPr>
          <w:p>
            <w:r>
              <w:rPr>
                <w:b/>
              </w:rPr>
              <w:t>Guard</w:t>
            </w:r>
          </w:p>
        </w:tc>
        <w:tc>
          <w:tcPr>
            <w:tcW w:type="dxa" w:w="1728"/>
          </w:tcPr>
          <w:p>
            <w:r>
              <w:rPr>
                <w:b/>
              </w:rPr>
              <w:t>Audited</w:t>
            </w:r>
          </w:p>
        </w:tc>
      </w:tr>
      <w:tr>
        <w:tc>
          <w:tcPr>
            <w:tcW w:type="dxa" w:w="1728"/>
          </w:tcPr>
          <w:p>
            <w:r>
              <w:rPr>
                <w:rFonts w:ascii="Consolas" w:hAnsi="Consolas"/>
                <w:color w:val="333333"/>
                <w:sz w:val="18"/>
              </w:rPr>
              <w:t>/me/export</w:t>
            </w:r>
          </w:p>
        </w:tc>
        <w:tc>
          <w:tcPr>
            <w:tcW w:type="dxa" w:w="1728"/>
          </w:tcPr>
          <w:p>
            <w:r>
              <w:rPr>
                <w:rFonts w:ascii="Consolas" w:hAnsi="Consolas"/>
                <w:color w:val="333333"/>
                <w:sz w:val="18"/>
              </w:rPr>
              <w:t>me/export/route.ts</w:t>
            </w:r>
          </w:p>
        </w:tc>
        <w:tc>
          <w:tcPr>
            <w:tcW w:type="dxa" w:w="1728"/>
          </w:tcPr>
          <w:p>
            <w:r>
              <w:rPr>
                <w:b/>
              </w:rPr>
              <w:t>Downloads the athlete's own data as a spreadsheet</w:t>
            </w:r>
          </w:p>
        </w:tc>
        <w:tc>
          <w:tcPr>
            <w:tcW w:type="dxa" w:w="1728"/>
          </w:tcPr>
          <w:p>
            <w:r>
              <w:t>The athlete's own session</w:t>
            </w:r>
          </w:p>
        </w:tc>
        <w:tc>
          <w:tcPr>
            <w:tcW w:type="dxa" w:w="1728"/>
          </w:tcPr>
          <w:p>
            <w:r>
              <w:rPr>
                <w:b/>
              </w:rPr>
              <w:t>Yes</w:t>
            </w:r>
            <w:r>
              <w:t xml:space="preserve">, as report type </w:t>
            </w:r>
            <w:r>
              <w:rPr>
                <w:rFonts w:ascii="Consolas" w:hAnsi="Consolas"/>
                <w:color w:val="333333"/>
                <w:sz w:val="18"/>
              </w:rPr>
              <w:t>my_data</w:t>
            </w:r>
            <w:r>
              <w:t xml:space="preserve"> (</w:t>
            </w:r>
            <w:r>
              <w:rPr>
                <w:rFonts w:ascii="Consolas" w:hAnsi="Consolas"/>
                <w:color w:val="333333"/>
                <w:sz w:val="18"/>
              </w:rPr>
              <w:t>:167</w:t>
            </w:r>
            <w:r>
              <w:t>)</w:t>
            </w:r>
          </w:p>
        </w:tc>
      </w:tr>
    </w:tbl>
    <w:p/>
    <w:p>
      <w:r>
        <w:rPr>
          <w:b/>
        </w:rPr>
        <w:t>This is the athlete's data export, and it matters for Stage B2.</w:t>
      </w:r>
      <w:r>
        <w:t xml:space="preserve"> An athlete can</w:t>
      </w:r>
    </w:p>
    <w:p>
      <w:r>
        <w:t>take their own record with them, in one click, without asking anybody. The file is</w:t>
      </w:r>
    </w:p>
    <w:p>
      <w:r>
        <w:t>named for them and the act is logged the same way a coach's report view is</w:t>
      </w:r>
    </w:p>
    <w:p>
      <w:r>
        <w:t>(</w:t>
      </w:r>
      <w:r>
        <w:rPr>
          <w:rFonts w:ascii="Consolas" w:hAnsi="Consolas"/>
          <w:color w:val="333333"/>
          <w:sz w:val="18"/>
        </w:rPr>
        <w:t>me/export/route.ts:18</w:t>
      </w:r>
      <w:r>
        <w:t>).</w:t>
      </w:r>
    </w:p>
    <w:p>
      <w:pPr>
        <w:pStyle w:val="Heading3"/>
      </w:pPr>
      <w:r>
        <w:t>4. Modals, sheets, full screen covers, alerts</w:t>
      </w:r>
    </w:p>
    <w:p>
      <w:r>
        <w:rPr>
          <w:b/>
        </w:rPr>
        <w:t>None. This is a web app and every screen is a page at an address.</w:t>
      </w:r>
    </w:p>
    <w:p>
      <w:r>
        <w:t>The brief asks about them because a native app would have them. What this app has</w:t>
      </w:r>
    </w:p>
    <w:p>
      <w:r>
        <w:t>instead:</w:t>
      </w:r>
    </w:p>
    <w:p>
      <w:r>
        <w:rPr>
          <w:b/>
        </w:rPr>
        <w:t>Forms are pages.</w:t>
      </w:r>
      <w:r>
        <w:t xml:space="preserve"> The wellness check-in is a screen, not a sheet over Today.</w:t>
      </w:r>
    </w:p>
    <w:p>
      <w:r>
        <w:t>That has a real consequence worth keeping: **every action an athlete takes has its</w:t>
      </w:r>
    </w:p>
    <w:p>
      <w:r>
        <w:t>own address**, so a notification can open it directly, and a half completed form</w:t>
      </w:r>
    </w:p>
    <w:p>
      <w:r>
        <w:t>survives being backgrounded in a way a modal often does not.</w:t>
      </w:r>
    </w:p>
    <w:p>
      <w:r>
        <w:rPr>
          <w:b/>
        </w:rPr>
        <w:t>Confirmations are inline.</w:t>
      </w:r>
      <w:r>
        <w:t xml:space="preserve"> Where the staff app needs a destructive</w:t>
      </w:r>
    </w:p>
    <w:p>
      <w:r>
        <w:t>confirmation it renders one in the page rather than a browser dialogue. **The</w:t>
      </w:r>
    </w:p>
    <w:p>
      <w:r>
        <w:t>athlete app has no destructive actions at all**, so it needs none.</w:t>
      </w:r>
    </w:p>
    <w:p>
      <w:r>
        <w:rPr>
          <w:b/>
        </w:rPr>
        <w:t>UNVERIFIED: whether any athlete screen uses a browser `confirm()` dialogue.</w:t>
      </w:r>
    </w:p>
    <w:p>
      <w:r>
        <w:t xml:space="preserve">Files searched: </w:t>
      </w:r>
      <w:r>
        <w:rPr>
          <w:rFonts w:ascii="Consolas" w:hAnsi="Consolas"/>
          <w:color w:val="333333"/>
          <w:sz w:val="18"/>
        </w:rPr>
        <w:t>src/app/(athlete)/**</w:t>
      </w:r>
      <w:r>
        <w:t>. A Read level check found none, and this</w:t>
      </w:r>
    </w:p>
    <w:p>
      <w:r>
        <w:t>would be a Run level confirmation.</w:t>
      </w:r>
    </w:p>
    <w:p>
      <w:pPr>
        <w:pStyle w:val="Heading3"/>
      </w:pPr>
      <w:r>
        <w:t>5. Screens that appear only in a state</w:t>
      </w:r>
    </w:p>
    <w:p>
      <w:r>
        <w:rPr>
          <w:b/>
        </w:rPr>
        <w:t>None. Every screen is always reachable by an athlete with an athlete role.</w:t>
      </w:r>
    </w:p>
    <w:p>
      <w:r>
        <w:t>The brief asks about injured, suspended, no squad assigned, wrong tier, and</w:t>
      </w:r>
    </w:p>
    <w:p>
      <w:r>
        <w:t>account pending. Taking each against the code:</w:t>
      </w:r>
    </w:p>
    <w:p>
      <w:r>
        <w:rPr>
          <w:b/>
        </w:rPr>
        <w:t>Injured or unavailable.</w:t>
      </w:r>
      <w:r>
        <w:t xml:space="preserve"> </w:t>
      </w:r>
      <w:r>
        <w:rPr>
          <w:b/>
        </w:rPr>
        <w:t>No separate screen.</w:t>
      </w:r>
      <w:r>
        <w:t xml:space="preserve"> An injured athlete uses the</w:t>
      </w:r>
    </w:p>
    <w:p>
      <w:r>
        <w:t>same fifteen screens. Whether their availability or restrictions are shown to</w:t>
      </w:r>
    </w:p>
    <w:p>
      <w:r>
        <w:t>them at all is a Stage B2 question and is not yet established.</w:t>
      </w:r>
    </w:p>
    <w:p>
      <w:r>
        <w:rPr>
          <w:b/>
        </w:rPr>
        <w:t>UNVERIFIED: whether an athlete can see their own availability status.</w:t>
      </w:r>
      <w:r>
        <w:t xml:space="preserve"> Files</w:t>
      </w:r>
    </w:p>
    <w:p>
      <w:r>
        <w:t xml:space="preserve">searched: </w:t>
      </w:r>
      <w:r>
        <w:rPr>
          <w:rFonts w:ascii="Consolas" w:hAnsi="Consolas"/>
          <w:color w:val="333333"/>
          <w:sz w:val="18"/>
        </w:rPr>
        <w:t>src/app/(athlete)/me/page.tsx</w:t>
      </w:r>
      <w:r>
        <w:t xml:space="preserve">, </w:t>
      </w:r>
      <w:r>
        <w:rPr>
          <w:rFonts w:ascii="Consolas" w:hAnsi="Consolas"/>
          <w:color w:val="333333"/>
          <w:sz w:val="18"/>
        </w:rPr>
        <w:t>my-data/page.tsx</w:t>
      </w:r>
      <w:r>
        <w:t>.</w:t>
      </w:r>
    </w:p>
    <w:p>
      <w:r>
        <w:rPr>
          <w:b/>
        </w:rPr>
        <w:t>Suspended or deactivated.</w:t>
      </w:r>
      <w:r>
        <w:t xml:space="preserve"> A deactivated user has their account disabled at</w:t>
      </w:r>
    </w:p>
    <w:p>
      <w:r>
        <w:t>sign in rather than seeing a different screen. **NOT BUILT: any in-app state for a</w:t>
      </w:r>
    </w:p>
    <w:p>
      <w:r>
        <w:t xml:space="preserve">suspended athlete.** The </w:t>
      </w:r>
      <w:r>
        <w:rPr>
          <w:rFonts w:ascii="Consolas" w:hAnsi="Consolas"/>
          <w:color w:val="333333"/>
          <w:sz w:val="18"/>
        </w:rPr>
        <w:t>suspended</w:t>
      </w:r>
      <w:r>
        <w:t xml:space="preserve"> user status exists in the database and is</w:t>
      </w:r>
    </w:p>
    <w:p>
      <w:r>
        <w:t>unreachable from any screen in either app, which is recorded in</w:t>
      </w:r>
    </w:p>
    <w:p>
      <w:r>
        <w:rPr>
          <w:rFonts w:ascii="Consolas" w:hAnsi="Consolas"/>
          <w:color w:val="333333"/>
          <w:sz w:val="18"/>
        </w:rPr>
        <w:t>docs/state-machines.md</w:t>
      </w:r>
      <w:r>
        <w:t xml:space="preserve"> §8.</w:t>
      </w:r>
    </w:p>
    <w:p>
      <w:r>
        <w:rPr>
          <w:b/>
        </w:rPr>
        <w:t>No squad assigned.</w:t>
      </w:r>
      <w:r>
        <w:t xml:space="preserve"> An athlete record with no group membership still reaches</w:t>
      </w:r>
    </w:p>
    <w:p>
      <w:r>
        <w:t>every screen. Their leaderboards and comparisons will be empty. **No screen tells</w:t>
      </w:r>
    </w:p>
    <w:p>
      <w:r>
        <w:t>them why**, which is a Stage A2 item.</w:t>
      </w:r>
    </w:p>
    <w:p>
      <w:r>
        <w:rPr>
          <w:b/>
        </w:rPr>
        <w:t>Wrong product tier.</w:t>
      </w:r>
      <w:r>
        <w:t xml:space="preserve"> </w:t>
      </w:r>
      <w:r>
        <w:rPr>
          <w:b/>
        </w:rPr>
        <w:t>No athlete screen is tier gated.</w:t>
      </w:r>
      <w:r>
        <w:t xml:space="preserve"> See section 6.</w:t>
      </w:r>
    </w:p>
    <w:p>
      <w:r>
        <w:rPr>
          <w:b/>
        </w:rPr>
        <w:t>Account pending approval.</w:t>
      </w:r>
      <w:r>
        <w:t xml:space="preserve"> </w:t>
      </w:r>
      <w:r>
        <w:rPr>
          <w:b/>
        </w:rPr>
        <w:t>NOT BUILT, and there is no such state.</w:t>
      </w:r>
      <w:r>
        <w:t xml:space="preserve"> An</w:t>
      </w:r>
    </w:p>
    <w:p>
      <w:r>
        <w:t xml:space="preserve">account created by staff is active immediately: it starts life </w:t>
      </w:r>
      <w:r>
        <w:rPr>
          <w:rFonts w:ascii="Consolas" w:hAnsi="Consolas"/>
          <w:color w:val="333333"/>
          <w:sz w:val="18"/>
        </w:rPr>
        <w:t>active</w:t>
      </w:r>
      <w:r>
        <w:t>, never</w:t>
      </w:r>
    </w:p>
    <w:p>
      <w:r>
        <w:rPr>
          <w:rFonts w:ascii="Consolas" w:hAnsi="Consolas"/>
          <w:color w:val="333333"/>
          <w:sz w:val="18"/>
        </w:rPr>
        <w:t>invited</w:t>
      </w:r>
      <w:r>
        <w:t xml:space="preserve"> (</w:t>
      </w:r>
      <w:r>
        <w:rPr>
          <w:rFonts w:ascii="Consolas" w:hAnsi="Consolas"/>
          <w:color w:val="333333"/>
          <w:sz w:val="18"/>
        </w:rPr>
        <w:t>src/lib/queries/userManagement.ts:31</w:t>
      </w:r>
      <w:r>
        <w:t>). There is no acceptance step</w:t>
      </w:r>
    </w:p>
    <w:p>
      <w:r>
        <w:t>for an athlete to complete, which connects to decision D-38 in the staff</w:t>
      </w:r>
    </w:p>
    <w:p>
      <w:r>
        <w:t>specification.</w:t>
      </w:r>
    </w:p>
    <w:p>
      <w:pPr>
        <w:pStyle w:val="Heading3"/>
      </w:pPr>
      <w:r>
        <w:t>6. Product packages</w:t>
      </w:r>
    </w:p>
    <w:p>
      <w:r>
        <w:rPr>
          <w:b/>
        </w:rPr>
        <w:t>No athlete screen or region is Premium gated. Every one of the fifteen is Base.</w:t>
      </w:r>
    </w:p>
    <w:p>
      <w:r>
        <w:t>I searched the whole athlete tree for the tier helpers the staff app uses</w:t>
      </w:r>
    </w:p>
    <w:p>
      <w:r>
        <w:t>(</w:t>
      </w:r>
      <w:r>
        <w:rPr>
          <w:rFonts w:ascii="Consolas" w:hAnsi="Consolas"/>
          <w:color w:val="333333"/>
          <w:sz w:val="18"/>
        </w:rPr>
        <w:t>isPremium</w:t>
      </w:r>
      <w:r>
        <w:t xml:space="preserve">, </w:t>
      </w:r>
      <w:r>
        <w:rPr>
          <w:rFonts w:ascii="Consolas" w:hAnsi="Consolas"/>
          <w:color w:val="333333"/>
          <w:sz w:val="18"/>
        </w:rPr>
        <w:t>PlanGate</w:t>
      </w:r>
      <w:r>
        <w:t xml:space="preserve">, </w:t>
      </w:r>
      <w:r>
        <w:rPr>
          <w:rFonts w:ascii="Consolas" w:hAnsi="Consolas"/>
          <w:color w:val="333333"/>
          <w:sz w:val="18"/>
        </w:rPr>
        <w:t>requirePremiumRoute</w:t>
      </w:r>
      <w:r>
        <w:t xml:space="preserve">). </w:t>
      </w:r>
      <w:r>
        <w:rPr>
          <w:b/>
        </w:rPr>
        <w:t>No match.</w:t>
      </w:r>
    </w:p>
    <w:p>
      <w:r>
        <w:rPr>
          <w:b/>
        </w:rPr>
        <w:t>The athlete context does carry the club's tier</w:t>
      </w:r>
      <w:r>
        <w:t xml:space="preserve"> (</w:t>
      </w:r>
      <w:r>
        <w:rPr>
          <w:rFonts w:ascii="Consolas" w:hAnsi="Consolas"/>
          <w:color w:val="333333"/>
          <w:sz w:val="18"/>
        </w:rPr>
        <w:t>src/lib/session.ts:51</w:t>
      </w:r>
      <w:r>
        <w:t>), and</w:t>
      </w:r>
    </w:p>
    <w:p>
      <w:r>
        <w:t xml:space="preserve">carries the club's </w:t>
      </w:r>
      <w:r>
        <w:rPr>
          <w:b/>
        </w:rPr>
        <w:t>real</w:t>
      </w:r>
      <w:r>
        <w:t xml:space="preserve"> tier rather than a staff member's preview, so a coach</w:t>
      </w:r>
    </w:p>
    <w:p>
      <w:r>
        <w:t>previewing the Basic package cannot change what their own athletes may switch on.</w:t>
      </w:r>
    </w:p>
    <w:p>
      <w:r>
        <w:rPr>
          <w:b/>
        </w:rPr>
        <w:t>It is carried and, as far as I can find, never read.</w:t>
      </w:r>
    </w:p>
    <w:p>
      <w:r>
        <w:rPr>
          <w:b/>
        </w:rPr>
        <w:t>Two consequences worth raising in Stage A2.</w:t>
      </w:r>
    </w:p>
    <w:p>
      <w:r>
        <w:rPr>
          <w:b/>
        </w:rPr>
        <w:t>A Basic club's athletes see the same app as a Premium club's.</w:t>
      </w:r>
      <w:r>
        <w:t xml:space="preserve"> That is either</w:t>
      </w:r>
    </w:p>
    <w:p>
      <w:r>
        <w:t>correct, because everything an athlete does is Base, or a gap, because GPS derived</w:t>
      </w:r>
    </w:p>
    <w:p>
      <w:r>
        <w:t>figures might be expected to disappear.</w:t>
      </w:r>
    </w:p>
    <w:p>
      <w:r>
        <w:rPr>
          <w:b/>
        </w:rPr>
        <w:t>UNVERIFIED: whether My data shows GPS derived figures at all</w:t>
      </w:r>
      <w:r>
        <w:t>, and if it does,</w:t>
      </w:r>
    </w:p>
    <w:p>
      <w:r>
        <w:t xml:space="preserve">what a Basic club's athlete sees. Files searched: </w:t>
      </w:r>
      <w:r>
        <w:rPr>
          <w:rFonts w:ascii="Consolas" w:hAnsi="Consolas"/>
          <w:color w:val="333333"/>
          <w:sz w:val="18"/>
        </w:rPr>
        <w:t>my-data/page.tsx</w:t>
      </w:r>
      <w:r>
        <w:t>. This is the</w:t>
      </w:r>
    </w:p>
    <w:p>
      <w:r>
        <w:t>one place a tier gate would be expected and none exists.</w:t>
      </w:r>
    </w:p>
    <w:p>
      <w:pPr>
        <w:pStyle w:val="Heading3"/>
      </w:pPr>
      <w:r>
        <w:t>7. Deep links and notifications</w:t>
      </w:r>
    </w:p>
    <w:p>
      <w:r>
        <w:rPr>
          <w:b/>
        </w:rPr>
        <w:t>UNVERIFIED, and this is the largest gap in this inventory.</w:t>
      </w:r>
    </w:p>
    <w:p>
      <w:r>
        <w:rPr>
          <w:b/>
        </w:rPr>
        <w:t>What exists.</w:t>
      </w:r>
      <w:r>
        <w:t xml:space="preserve"> A notifications preferences screen at </w:t>
      </w:r>
      <w:r>
        <w:rPr>
          <w:rFonts w:ascii="Consolas" w:hAnsi="Consolas"/>
          <w:color w:val="333333"/>
          <w:sz w:val="18"/>
        </w:rPr>
        <w:t>/me/notifications</w:t>
      </w:r>
      <w:r>
        <w:t>, and</w:t>
      </w:r>
    </w:p>
    <w:p>
      <w:r>
        <w:t>notification preference records with a table behind them. The screen carries a</w:t>
      </w:r>
    </w:p>
    <w:p>
      <w:r>
        <w:t>"not built" marker in its own source.</w:t>
      </w:r>
    </w:p>
    <w:p>
      <w:r>
        <w:rPr>
          <w:b/>
        </w:rPr>
        <w:t>What I could not establish.</w:t>
      </w:r>
      <w:r>
        <w:t xml:space="preserve"> Which notifications are actually sent, on what</w:t>
      </w:r>
    </w:p>
    <w:p>
      <w:r>
        <w:t>trigger, or which screen each opens. Files searched:</w:t>
      </w:r>
    </w:p>
    <w:p>
      <w:r>
        <w:rPr>
          <w:rFonts w:ascii="Consolas" w:hAnsi="Consolas"/>
          <w:color w:val="333333"/>
          <w:sz w:val="18"/>
        </w:rPr>
        <w:t>src/app/(athlete)/me/notifications/page.tsx</w:t>
      </w:r>
      <w:r>
        <w:t>,</w:t>
      </w:r>
    </w:p>
    <w:p>
      <w:r>
        <w:rPr>
          <w:rFonts w:ascii="Consolas" w:hAnsi="Consolas"/>
          <w:color w:val="333333"/>
          <w:sz w:val="18"/>
        </w:rPr>
        <w:t>src/lib/queries/notificationPreferences.ts</w:t>
      </w:r>
      <w:r>
        <w:t xml:space="preserve">, </w:t>
      </w:r>
      <w:r>
        <w:rPr>
          <w:rFonts w:ascii="Consolas" w:hAnsi="Consolas"/>
          <w:color w:val="333333"/>
          <w:sz w:val="18"/>
        </w:rPr>
        <w:t>src/lib/email/</w:t>
      </w:r>
      <w:r>
        <w:t>.</w:t>
      </w:r>
    </w:p>
    <w:p>
      <w:r>
        <w:rPr>
          <w:b/>
        </w:rPr>
        <w:t>What I did establish.</w:t>
      </w:r>
      <w:r>
        <w:t xml:space="preserve"> Quiet hours have columns in the database and no screen</w:t>
      </w:r>
    </w:p>
    <w:p>
      <w:r>
        <w:t>sets them (</w:t>
      </w:r>
      <w:r>
        <w:rPr>
          <w:rFonts w:ascii="Consolas" w:hAnsi="Consolas"/>
          <w:color w:val="333333"/>
          <w:sz w:val="18"/>
        </w:rPr>
        <w:t>src/lib/queries/notificationPreferences.ts:20</w:t>
      </w:r>
      <w:r>
        <w:t>), which is already</w:t>
      </w:r>
    </w:p>
    <w:p>
      <w:r>
        <w:t>decision D-18 in the staff specification.</w:t>
      </w:r>
    </w:p>
    <w:p>
      <w:r>
        <w:rPr>
          <w:b/>
        </w:rPr>
        <w:t>Push notifications need a native app.</w:t>
      </w:r>
      <w:r>
        <w:t xml:space="preserve"> A </w:t>
      </w:r>
      <w:r>
        <w:rPr>
          <w:rFonts w:ascii="Consolas" w:hAnsi="Consolas"/>
          <w:color w:val="333333"/>
          <w:sz w:val="18"/>
        </w:rPr>
        <w:t>push_tokens</w:t>
      </w:r>
      <w:r>
        <w:t xml:space="preserve"> table exists. A browser</w:t>
      </w:r>
    </w:p>
    <w:p>
      <w:r>
        <w:t>can receive web push, but nothing in this codebase registers a service worker,</w:t>
      </w:r>
    </w:p>
    <w:p>
      <w:r>
        <w:t xml:space="preserve">and there is no web app manifest, so </w:t>
      </w:r>
      <w:r>
        <w:rPr>
          <w:b/>
        </w:rPr>
        <w:t>NOT BUILT</w:t>
      </w:r>
      <w:r>
        <w:t xml:space="preserve"> is the honest status for push</w:t>
      </w:r>
    </w:p>
    <w:p>
      <w:r>
        <w:t>on this build.</w:t>
      </w:r>
    </w:p>
    <w:p>
      <w:r>
        <w:rPr>
          <w:b/>
        </w:rPr>
        <w:t>This affects Stage B3 directly.</w:t>
      </w:r>
      <w:r>
        <w:t xml:space="preserve"> Section 8 of every screen specification asks</w:t>
      </w:r>
    </w:p>
    <w:p>
      <w:r>
        <w:t>for the notifications relating to that screen, with exact copy and timing. **On</w:t>
      </w:r>
    </w:p>
    <w:p>
      <w:r>
        <w:t>current evidence the answer is "none are built", and I will say so per screen</w:t>
      </w:r>
    </w:p>
    <w:p>
      <w:r>
        <w:t>rather than inventing them.**</w:t>
      </w:r>
    </w:p>
    <w:p>
      <w:pPr>
        <w:pStyle w:val="Heading3"/>
      </w:pPr>
      <w:r>
        <w:t>8. Which screens appear in the staff specification under another name</w:t>
      </w:r>
    </w:p>
    <w:p>
      <w:r>
        <w:rPr>
          <w:b/>
        </w:rPr>
        <w:t>Three pairs, and each is the same underlying data seen from two sides.</w:t>
      </w:r>
      <w:r>
        <w:t xml:space="preserve"> These</w:t>
      </w:r>
    </w:p>
    <w:p>
      <w:r>
        <w:t>are where Stage B1's parity work will concentrate.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Athlete screen</w:t>
            </w:r>
          </w:p>
        </w:tc>
        <w:tc>
          <w:tcPr>
            <w:tcW w:type="dxa" w:w="2880"/>
          </w:tcPr>
          <w:p>
            <w:r>
              <w:rPr>
                <w:b/>
              </w:rPr>
              <w:t>Staff screen</w:t>
            </w:r>
          </w:p>
        </w:tc>
        <w:tc>
          <w:tcPr>
            <w:tcW w:type="dxa" w:w="2880"/>
          </w:tcPr>
          <w:p>
            <w:r>
              <w:rPr>
                <w:b/>
              </w:rPr>
              <w:t>Same data</w:t>
            </w:r>
          </w:p>
        </w:tc>
      </w:tr>
      <w:tr>
        <w:tc>
          <w:tcPr>
            <w:tcW w:type="dxa" w:w="2880"/>
          </w:tcPr>
          <w:p>
            <w:r>
              <w:t>My data, wellness region</w:t>
            </w:r>
          </w:p>
        </w:tc>
        <w:tc>
          <w:tcPr>
            <w:tcW w:type="dxa" w:w="2880"/>
          </w:tcPr>
          <w:p>
            <w:r>
              <w:rPr>
                <w:rFonts w:ascii="Consolas" w:hAnsi="Consolas"/>
                <w:color w:val="333333"/>
                <w:sz w:val="18"/>
              </w:rPr>
              <w:t>04-athlete-wellness.md</w:t>
            </w:r>
          </w:p>
        </w:tc>
        <w:tc>
          <w:tcPr>
            <w:tcW w:type="dxa" w:w="2880"/>
          </w:tcPr>
          <w:p>
            <w:r>
              <w:t xml:space="preserve">The same wellness entries. </w:t>
            </w:r>
            <w:r>
              <w:rPr>
                <w:b/>
              </w:rPr>
              <w:t>The athlete sees their own; a coach sees anyone's</w:t>
            </w:r>
          </w:p>
        </w:tc>
      </w:tr>
      <w:tr>
        <w:tc>
          <w:tcPr>
            <w:tcW w:type="dxa" w:w="2880"/>
          </w:tcPr>
          <w:p>
            <w:r>
              <w:t>Programme</w:t>
            </w:r>
          </w:p>
        </w:tc>
        <w:tc>
          <w:tcPr>
            <w:tcW w:type="dxa" w:w="2880"/>
          </w:tcPr>
          <w:p>
            <w:r>
              <w:rPr>
                <w:rFonts w:ascii="Consolas" w:hAnsi="Consolas"/>
                <w:color w:val="333333"/>
                <w:sz w:val="18"/>
              </w:rPr>
              <w:t>36-programme-athlete-view.md</w:t>
            </w:r>
          </w:p>
        </w:tc>
        <w:tc>
          <w:tcPr>
            <w:tcW w:type="dxa" w:w="2880"/>
          </w:tcPr>
          <w:p>
            <w:r>
              <w:rPr>
                <w:b/>
              </w:rPr>
              <w:t>The same resolved programme.</w:t>
            </w:r>
            <w:r>
              <w:t xml:space="preserve"> The staff screen is explicitly "one programme as one athlete actually sees it"</w:t>
            </w:r>
          </w:p>
        </w:tc>
      </w:tr>
      <w:tr>
        <w:tc>
          <w:tcPr>
            <w:tcW w:type="dxa" w:w="2880"/>
          </w:tcPr>
          <w:p>
            <w:r>
              <w:t>My data, boards, and My leaderboards</w:t>
            </w:r>
          </w:p>
        </w:tc>
        <w:tc>
          <w:tcPr>
            <w:tcW w:type="dxa" w:w="2880"/>
          </w:tcPr>
          <w:p>
            <w:r>
              <w:rPr>
                <w:rFonts w:ascii="Consolas" w:hAnsi="Consolas"/>
                <w:color w:val="333333"/>
                <w:sz w:val="18"/>
              </w:rPr>
              <w:t>38-leaderboards.md</w:t>
            </w:r>
            <w:r>
              <w:t xml:space="preserve">, </w:t>
            </w:r>
            <w:r>
              <w:rPr>
                <w:rFonts w:ascii="Consolas" w:hAnsi="Consolas"/>
                <w:color w:val="333333"/>
                <w:sz w:val="18"/>
              </w:rPr>
              <w:t>39-leaderboard-detail.md</w:t>
            </w:r>
          </w:p>
        </w:tc>
        <w:tc>
          <w:tcPr>
            <w:tcW w:type="dxa" w:w="2880"/>
          </w:tcPr>
          <w:p>
            <w:r>
              <w:t>The same boards, subject to the athlete's own opt out</w:t>
            </w:r>
          </w:p>
        </w:tc>
      </w:tr>
    </w:tbl>
    <w:p/>
    <w:p>
      <w:r>
        <w:rPr>
          <w:b/>
        </w:rPr>
        <w:t>One pair is not a pair, and the difference is the point.</w:t>
      </w:r>
      <w:r>
        <w:t xml:space="preserve"> Report a problem has</w:t>
      </w:r>
    </w:p>
    <w:p>
      <w:r>
        <w:t>no staff equivalent as a screen: what an athlete writes there lands in a medic's</w:t>
      </w:r>
    </w:p>
    <w:p>
      <w:r>
        <w:t>triage queue on the staff Injuries screen (</w:t>
      </w:r>
      <w:r>
        <w:rPr>
          <w:rFonts w:ascii="Consolas" w:hAnsi="Consolas"/>
          <w:color w:val="333333"/>
          <w:sz w:val="18"/>
        </w:rPr>
        <w:t>25-injuries-list.md</w:t>
      </w:r>
      <w:r>
        <w:t>). That is a cross</w:t>
      </w:r>
    </w:p>
    <w:p>
      <w:r>
        <w:t>app flow, and it is the first one Stage B4 will trace.</w:t>
      </w:r>
    </w:p>
    <w:p>
      <w:r>
        <w:rPr>
          <w:b/>
        </w:rPr>
        <w:t>Nutrition guidance has no staff twin either.</w:t>
      </w:r>
      <w:r>
        <w:t xml:space="preserve"> The staff Nutrition screen</w:t>
      </w:r>
    </w:p>
    <w:p>
      <w:r>
        <w:t>authors rules; this screen shows one athlete the result. The numbers must match,</w:t>
      </w:r>
    </w:p>
    <w:p>
      <w:r>
        <w:t>which is a Stage B1 parity check.</w:t>
      </w:r>
    </w:p>
    <w:p>
      <w:pPr>
        <w:pStyle w:val="Heading3"/>
      </w:pPr>
      <w:r>
        <w:t>9. Open items carried into Stage A2</w:t>
      </w:r>
    </w:p>
    <w:p>
      <w:pPr>
        <w:pStyle w:val="ListNumber"/>
      </w:pPr>
      <w:r>
        <w:t>**Can a staff member open the thirteen athlete screens missing from the</w:t>
      </w:r>
    </w:p>
    <w:p>
      <w:r>
        <w:t xml:space="preserve">   middleware list?</w:t>
      </w:r>
      <w:r>
        <w:rPr>
          <w:b/>
        </w:rPr>
        <w:t xml:space="preserve"> Carried from Stage A0 §4. </w:t>
      </w:r>
      <w:r>
        <w:t>This is the first thing to test</w:t>
      </w:r>
    </w:p>
    <w:p>
      <w:r>
        <w:t xml:space="preserve">   at the Run level**, because it is an access question and the specification has</w:t>
      </w:r>
    </w:p>
    <w:p>
      <w:r>
        <w:t xml:space="preserve">   been wrong about access before by inferring.</w:t>
      </w:r>
    </w:p>
    <w:p>
      <w:pPr>
        <w:pStyle w:val="ListNumber"/>
      </w:pPr>
      <w:r>
        <w:t>**Can an athlete see their own availability, restrictions and return to play</w:t>
      </w:r>
    </w:p>
    <w:p>
      <w:r>
        <w:t xml:space="preserve">   stage?** The single most important visibility question, and Stage B2 turns on</w:t>
      </w:r>
    </w:p>
    <w:p>
      <w:r>
        <w:t xml:space="preserve">   it.</w:t>
      </w:r>
    </w:p>
    <w:p>
      <w:pPr>
        <w:pStyle w:val="ListNumber"/>
      </w:pPr>
      <w:r>
        <w:t>**Does My data show GPS derived figures, and what does a Basic club's athlete</w:t>
      </w:r>
    </w:p>
    <w:p>
      <w:r>
        <w:t xml:space="preserve">   see?** The only plausible tier gate in the app, and no gate exists.</w:t>
      </w:r>
    </w:p>
    <w:p>
      <w:pPr>
        <w:pStyle w:val="ListNumber"/>
      </w:pPr>
      <w:r>
        <w:rPr>
          <w:b/>
        </w:rPr>
        <w:t>Which notifications are actually sent, and which screen does each open?</w:t>
      </w:r>
    </w:p>
    <w:p>
      <w:r>
        <w:t xml:space="preserve">   Section 7. Affects section 8 of all eighteen screen specifications.</w:t>
      </w:r>
    </w:p>
    <w:p>
      <w:pPr>
        <w:pStyle w:val="ListNumber"/>
      </w:pPr>
      <w:r>
        <w:t>**Does an athlete with no group membership get told why their comparisons are</w:t>
      </w:r>
    </w:p>
    <w:p>
      <w:r>
        <w:t xml:space="preserve">   empty?**</w:t>
      </w:r>
    </w:p>
    <w:p>
      <w:r>
        <w:t>**STOP. 18 screens, 1 server route, 4 tabs. Waiting for approval before Stage</w:t>
      </w:r>
    </w:p>
    <w:p>
      <w:r>
        <w:t>A2.**</w:t>
      </w:r>
    </w:p>
    <w:p>
      <w:r>
        <w:br w:type="page"/>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Fydr athlete app specification, version 1.0, 07 September 2026. Page     Page </w:t>
    </w:r>
    <w:r>
      <w:fldChar w:fldCharType="begin"/>
      <w:instrText xml:space="preserve">PAGE</w:instrText>
      <w:fldChar w:fldCharType="separate"/>
      <w:t>Update this field to build</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